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2E5F6" w14:textId="77777777" w:rsidR="00E40981" w:rsidRPr="00E40981" w:rsidRDefault="00E40981" w:rsidP="00E40981">
      <w:pPr>
        <w:widowControl w:val="0"/>
        <w:ind w:firstLine="709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Toc527988643"/>
    </w:p>
    <w:tbl>
      <w:tblPr>
        <w:tblW w:w="9782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644"/>
        <w:gridCol w:w="274"/>
        <w:gridCol w:w="4864"/>
      </w:tblGrid>
      <w:tr w:rsidR="00E40981" w:rsidRPr="00E40981" w14:paraId="18B0C837" w14:textId="77777777" w:rsidTr="00FD4741">
        <w:trPr>
          <w:trHeight w:val="519"/>
        </w:trPr>
        <w:tc>
          <w:tcPr>
            <w:tcW w:w="4644" w:type="dxa"/>
          </w:tcPr>
          <w:p w14:paraId="1C2CF266" w14:textId="77777777" w:rsidR="00E40981" w:rsidRPr="00E40981" w:rsidRDefault="00E40981" w:rsidP="00FD4741">
            <w:pPr>
              <w:widowControl w:val="0"/>
              <w:spacing w:line="360" w:lineRule="auto"/>
              <w:ind w:left="-72" w:right="-85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E40981">
              <w:rPr>
                <w:rFonts w:ascii="Times New Roman" w:hAnsi="Times New Roman" w:cs="Times New Roman"/>
                <w:b/>
                <w:sz w:val="30"/>
                <w:szCs w:val="30"/>
              </w:rPr>
              <w:t>УТВЕРЖДАЮ</w:t>
            </w:r>
          </w:p>
        </w:tc>
        <w:tc>
          <w:tcPr>
            <w:tcW w:w="274" w:type="dxa"/>
          </w:tcPr>
          <w:p w14:paraId="035BF957" w14:textId="77777777" w:rsidR="00E40981" w:rsidRPr="00E40981" w:rsidRDefault="00E40981" w:rsidP="00FD4741">
            <w:pPr>
              <w:widowControl w:val="0"/>
              <w:spacing w:line="360" w:lineRule="auto"/>
              <w:ind w:firstLine="709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4864" w:type="dxa"/>
          </w:tcPr>
          <w:p w14:paraId="7A79409D" w14:textId="77777777" w:rsidR="00E40981" w:rsidRPr="00E40981" w:rsidRDefault="00E40981" w:rsidP="00FD4741">
            <w:pPr>
              <w:widowControl w:val="0"/>
              <w:spacing w:line="360" w:lineRule="auto"/>
              <w:ind w:right="-85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E40981">
              <w:rPr>
                <w:rFonts w:ascii="Times New Roman" w:hAnsi="Times New Roman" w:cs="Times New Roman"/>
                <w:b/>
                <w:sz w:val="30"/>
                <w:szCs w:val="30"/>
              </w:rPr>
              <w:t>УТВЕРЖДАЮ</w:t>
            </w:r>
          </w:p>
        </w:tc>
      </w:tr>
      <w:tr w:rsidR="00E40981" w:rsidRPr="00E40981" w14:paraId="20FC9A43" w14:textId="77777777" w:rsidTr="00FD4741">
        <w:tc>
          <w:tcPr>
            <w:tcW w:w="4644" w:type="dxa"/>
          </w:tcPr>
          <w:p w14:paraId="50FD9F26" w14:textId="77777777" w:rsidR="00E40981" w:rsidRPr="00E40981" w:rsidRDefault="00E40981" w:rsidP="00FD4741">
            <w:pPr>
              <w:widowControl w:val="0"/>
              <w:tabs>
                <w:tab w:val="left" w:pos="4253"/>
              </w:tabs>
              <w:ind w:left="-85" w:right="-85" w:hanging="23"/>
              <w:rPr>
                <w:rFonts w:ascii="Times New Roman" w:hAnsi="Times New Roman" w:cs="Times New Roman"/>
                <w:sz w:val="30"/>
                <w:szCs w:val="30"/>
              </w:rPr>
            </w:pPr>
            <w:r w:rsidRPr="00E40981">
              <w:rPr>
                <w:rFonts w:ascii="Times New Roman" w:hAnsi="Times New Roman" w:cs="Times New Roman"/>
                <w:sz w:val="30"/>
                <w:szCs w:val="30"/>
              </w:rPr>
              <w:t>Заместитель Министра юстиции</w:t>
            </w:r>
          </w:p>
        </w:tc>
        <w:tc>
          <w:tcPr>
            <w:tcW w:w="274" w:type="dxa"/>
          </w:tcPr>
          <w:p w14:paraId="2CCF6559" w14:textId="77777777" w:rsidR="00E40981" w:rsidRPr="00E40981" w:rsidRDefault="00E40981" w:rsidP="00FD4741">
            <w:pPr>
              <w:widowControl w:val="0"/>
              <w:tabs>
                <w:tab w:val="left" w:pos="4253"/>
              </w:tabs>
              <w:ind w:left="-85" w:right="-85" w:firstLine="709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4864" w:type="dxa"/>
          </w:tcPr>
          <w:p w14:paraId="2B6FDA6E" w14:textId="77777777" w:rsidR="00E40981" w:rsidRPr="00E40981" w:rsidRDefault="00E40981" w:rsidP="00FD4741">
            <w:pPr>
              <w:widowControl w:val="0"/>
              <w:ind w:right="-281"/>
              <w:rPr>
                <w:rFonts w:ascii="Times New Roman" w:hAnsi="Times New Roman" w:cs="Times New Roman"/>
                <w:sz w:val="30"/>
                <w:szCs w:val="30"/>
              </w:rPr>
            </w:pPr>
            <w:r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Директор дочернего республиканского </w:t>
            </w:r>
          </w:p>
          <w:p w14:paraId="7D1B724B" w14:textId="77777777" w:rsidR="00E40981" w:rsidRPr="00E40981" w:rsidRDefault="00E40981" w:rsidP="00FD4741">
            <w:pPr>
              <w:widowControl w:val="0"/>
              <w:tabs>
                <w:tab w:val="left" w:pos="4253"/>
              </w:tabs>
              <w:ind w:right="-85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унитарного предприятия </w:t>
            </w:r>
            <w:r w:rsidRPr="00E40981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E40981">
              <w:rPr>
                <w:rFonts w:ascii="Times New Roman" w:hAnsi="Times New Roman" w:cs="Times New Roman"/>
                <w:sz w:val="30"/>
                <w:szCs w:val="30"/>
              </w:rPr>
              <w:t>Астерус</w:t>
            </w:r>
            <w:proofErr w:type="spellEnd"/>
            <w:r w:rsidRPr="00E4098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40981" w:rsidRPr="00E40981" w14:paraId="1A9087D9" w14:textId="77777777" w:rsidTr="00FD4741">
        <w:trPr>
          <w:cantSplit/>
          <w:trHeight w:val="672"/>
        </w:trPr>
        <w:tc>
          <w:tcPr>
            <w:tcW w:w="4644" w:type="dxa"/>
            <w:vAlign w:val="bottom"/>
          </w:tcPr>
          <w:p w14:paraId="15B6CF4A" w14:textId="77777777" w:rsidR="00E40981" w:rsidRPr="00E40981" w:rsidRDefault="00E40981" w:rsidP="00FD4741">
            <w:pPr>
              <w:widowControl w:val="0"/>
              <w:rPr>
                <w:rFonts w:ascii="Times New Roman" w:hAnsi="Times New Roman" w:cs="Times New Roman"/>
                <w:sz w:val="30"/>
                <w:szCs w:val="30"/>
              </w:rPr>
            </w:pPr>
            <w:r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_____________ </w:t>
            </w:r>
            <w:proofErr w:type="spellStart"/>
            <w:r w:rsidRPr="00E40981">
              <w:rPr>
                <w:rFonts w:ascii="Times New Roman" w:hAnsi="Times New Roman" w:cs="Times New Roman"/>
                <w:sz w:val="30"/>
                <w:szCs w:val="30"/>
              </w:rPr>
              <w:t>О.Н.Кот</w:t>
            </w:r>
            <w:proofErr w:type="spellEnd"/>
          </w:p>
        </w:tc>
        <w:tc>
          <w:tcPr>
            <w:tcW w:w="274" w:type="dxa"/>
            <w:vAlign w:val="bottom"/>
          </w:tcPr>
          <w:p w14:paraId="213B0048" w14:textId="77777777" w:rsidR="00E40981" w:rsidRPr="00E40981" w:rsidRDefault="00E40981" w:rsidP="00FD4741">
            <w:pPr>
              <w:widowControl w:val="0"/>
              <w:ind w:firstLine="709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4864" w:type="dxa"/>
            <w:vAlign w:val="bottom"/>
          </w:tcPr>
          <w:p w14:paraId="6F869F0C" w14:textId="77777777" w:rsidR="00E40981" w:rsidRPr="00E40981" w:rsidRDefault="00E40981" w:rsidP="00FD4741">
            <w:pPr>
              <w:widowControl w:val="0"/>
              <w:rPr>
                <w:rFonts w:ascii="Times New Roman" w:hAnsi="Times New Roman" w:cs="Times New Roman"/>
                <w:sz w:val="30"/>
                <w:szCs w:val="30"/>
              </w:rPr>
            </w:pPr>
            <w:r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________________    </w:t>
            </w:r>
            <w:proofErr w:type="spellStart"/>
            <w:r w:rsidRPr="00E40981">
              <w:rPr>
                <w:rFonts w:ascii="Times New Roman" w:hAnsi="Times New Roman" w:cs="Times New Roman"/>
                <w:sz w:val="30"/>
                <w:szCs w:val="30"/>
              </w:rPr>
              <w:t>А.В.Симан</w:t>
            </w:r>
            <w:proofErr w:type="spellEnd"/>
          </w:p>
        </w:tc>
      </w:tr>
      <w:tr w:rsidR="00E40981" w:rsidRPr="00E40981" w14:paraId="0965CC55" w14:textId="77777777" w:rsidTr="00FD4741">
        <w:trPr>
          <w:trHeight w:val="362"/>
        </w:trPr>
        <w:tc>
          <w:tcPr>
            <w:tcW w:w="4644" w:type="dxa"/>
            <w:vAlign w:val="bottom"/>
          </w:tcPr>
          <w:p w14:paraId="35B8464E" w14:textId="6E023C82" w:rsidR="00E40981" w:rsidRPr="00E40981" w:rsidRDefault="00D37E0C" w:rsidP="00D37E0C">
            <w:pPr>
              <w:widowControl w:val="0"/>
              <w:rPr>
                <w:rFonts w:ascii="Times New Roman" w:hAnsi="Times New Roman" w:cs="Times New Roman"/>
                <w:sz w:val="30"/>
                <w:szCs w:val="30"/>
              </w:rPr>
            </w:pPr>
            <w:ins w:id="1" w:author="Бумай Елена Юрьевна" w:date="2026-01-27T14:33:00Z">
              <w:r>
                <w:rPr>
                  <w:rFonts w:ascii="Times New Roman" w:hAnsi="Times New Roman" w:cs="Times New Roman"/>
                  <w:sz w:val="28"/>
                  <w:szCs w:val="28"/>
                </w:rPr>
                <w:t>«</w:t>
              </w:r>
            </w:ins>
            <w:del w:id="2" w:author="Бумай Елена Юрьевна" w:date="2026-01-27T14:33:00Z">
              <w:r w:rsidR="00E40981" w:rsidRPr="00E40981" w:rsidDel="00D37E0C">
                <w:rPr>
                  <w:rFonts w:ascii="Times New Roman" w:hAnsi="Times New Roman" w:cs="Times New Roman"/>
                  <w:sz w:val="28"/>
                  <w:szCs w:val="28"/>
                </w:rPr>
                <w:delText>"</w:delText>
              </w:r>
            </w:del>
            <w:r w:rsidR="00E40981" w:rsidRPr="00E40981">
              <w:rPr>
                <w:rFonts w:ascii="Times New Roman" w:hAnsi="Times New Roman" w:cs="Times New Roman"/>
                <w:sz w:val="30"/>
                <w:szCs w:val="30"/>
              </w:rPr>
              <w:t>_____</w:t>
            </w:r>
            <w:del w:id="3" w:author="Бумай Елена Юрьевна" w:date="2026-01-27T14:33:00Z">
              <w:r w:rsidR="00E40981" w:rsidRPr="00E40981" w:rsidDel="00D37E0C">
                <w:rPr>
                  <w:rFonts w:ascii="Times New Roman" w:hAnsi="Times New Roman" w:cs="Times New Roman"/>
                  <w:sz w:val="28"/>
                  <w:szCs w:val="28"/>
                </w:rPr>
                <w:delText>"</w:delText>
              </w:r>
            </w:del>
            <w:ins w:id="4" w:author="Бумай Елена Юрьевна" w:date="2026-01-27T14:33:00Z">
              <w:r>
                <w:rPr>
                  <w:rFonts w:ascii="Times New Roman" w:hAnsi="Times New Roman" w:cs="Times New Roman"/>
                  <w:sz w:val="28"/>
                  <w:szCs w:val="28"/>
                </w:rPr>
                <w:t>»</w:t>
              </w:r>
            </w:ins>
            <w:r w:rsidR="00E40981"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 _______________ 202</w:t>
            </w:r>
            <w:r w:rsidR="00E40981">
              <w:rPr>
                <w:rFonts w:ascii="Times New Roman" w:hAnsi="Times New Roman" w:cs="Times New Roman"/>
                <w:sz w:val="30"/>
                <w:szCs w:val="30"/>
              </w:rPr>
              <w:t>6</w:t>
            </w:r>
            <w:r w:rsidR="00E40981"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 г.</w:t>
            </w:r>
          </w:p>
        </w:tc>
        <w:tc>
          <w:tcPr>
            <w:tcW w:w="274" w:type="dxa"/>
            <w:vAlign w:val="bottom"/>
          </w:tcPr>
          <w:p w14:paraId="796DFA32" w14:textId="77777777" w:rsidR="00E40981" w:rsidRPr="00E40981" w:rsidRDefault="00E40981" w:rsidP="00FD4741">
            <w:pPr>
              <w:widowControl w:val="0"/>
              <w:ind w:firstLine="709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4864" w:type="dxa"/>
            <w:vAlign w:val="bottom"/>
          </w:tcPr>
          <w:p w14:paraId="0B244488" w14:textId="4A6F10CD" w:rsidR="00E40981" w:rsidRPr="00E40981" w:rsidRDefault="00D37E0C">
            <w:pPr>
              <w:widowControl w:val="0"/>
              <w:rPr>
                <w:rFonts w:ascii="Times New Roman" w:hAnsi="Times New Roman" w:cs="Times New Roman"/>
                <w:sz w:val="30"/>
                <w:szCs w:val="30"/>
              </w:rPr>
            </w:pPr>
            <w:ins w:id="5" w:author="Бумай Елена Юрьевна" w:date="2026-01-27T14:33:00Z">
              <w:r>
                <w:rPr>
                  <w:rFonts w:ascii="Times New Roman" w:hAnsi="Times New Roman" w:cs="Times New Roman"/>
                  <w:sz w:val="28"/>
                  <w:szCs w:val="28"/>
                </w:rPr>
                <w:t>«</w:t>
              </w:r>
            </w:ins>
            <w:del w:id="6" w:author="Бумай Елена Юрьевна" w:date="2026-01-27T14:33:00Z">
              <w:r w:rsidR="00E40981" w:rsidRPr="00E40981" w:rsidDel="00D37E0C">
                <w:rPr>
                  <w:rFonts w:ascii="Times New Roman" w:hAnsi="Times New Roman" w:cs="Times New Roman"/>
                  <w:sz w:val="28"/>
                  <w:szCs w:val="28"/>
                </w:rPr>
                <w:delText>"</w:delText>
              </w:r>
            </w:del>
            <w:r w:rsidR="00E40981" w:rsidRPr="00E40981">
              <w:rPr>
                <w:rFonts w:ascii="Times New Roman" w:hAnsi="Times New Roman" w:cs="Times New Roman"/>
                <w:sz w:val="30"/>
                <w:szCs w:val="30"/>
              </w:rPr>
              <w:t>_____</w:t>
            </w:r>
            <w:del w:id="7" w:author="Бумай Елена Юрьевна" w:date="2026-01-27T14:33:00Z">
              <w:r w:rsidR="00E40981" w:rsidRPr="00E40981" w:rsidDel="00D37E0C">
                <w:rPr>
                  <w:rFonts w:ascii="Times New Roman" w:hAnsi="Times New Roman" w:cs="Times New Roman"/>
                  <w:sz w:val="28"/>
                  <w:szCs w:val="28"/>
                </w:rPr>
                <w:delText>"</w:delText>
              </w:r>
            </w:del>
            <w:ins w:id="8" w:author="Бумай Елена Юрьевна" w:date="2026-01-27T14:33:00Z">
              <w:r>
                <w:rPr>
                  <w:rFonts w:ascii="Times New Roman" w:hAnsi="Times New Roman" w:cs="Times New Roman"/>
                  <w:sz w:val="28"/>
                  <w:szCs w:val="28"/>
                </w:rPr>
                <w:t>»</w:t>
              </w:r>
            </w:ins>
            <w:r w:rsidR="00E40981"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 ______________ 202</w:t>
            </w:r>
            <w:r w:rsidR="00E40981">
              <w:rPr>
                <w:rFonts w:ascii="Times New Roman" w:hAnsi="Times New Roman" w:cs="Times New Roman"/>
                <w:sz w:val="30"/>
                <w:szCs w:val="30"/>
              </w:rPr>
              <w:t>6</w:t>
            </w:r>
            <w:r w:rsidR="00E40981" w:rsidRPr="00E40981">
              <w:rPr>
                <w:rFonts w:ascii="Times New Roman" w:hAnsi="Times New Roman" w:cs="Times New Roman"/>
                <w:sz w:val="30"/>
                <w:szCs w:val="30"/>
              </w:rPr>
              <w:t xml:space="preserve"> г.</w:t>
            </w:r>
          </w:p>
        </w:tc>
      </w:tr>
    </w:tbl>
    <w:p w14:paraId="215C91D4" w14:textId="77777777" w:rsidR="00E40981" w:rsidRPr="00E40981" w:rsidRDefault="00E40981" w:rsidP="00E40981">
      <w:pPr>
        <w:rPr>
          <w:rFonts w:ascii="Times New Roman" w:hAnsi="Times New Roman" w:cs="Times New Roman"/>
          <w:sz w:val="30"/>
          <w:szCs w:val="30"/>
        </w:rPr>
      </w:pPr>
    </w:p>
    <w:p w14:paraId="2277A208" w14:textId="77777777" w:rsidR="007B36D2" w:rsidRPr="00E40981" w:rsidRDefault="007B36D2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28FD7C2" w14:textId="77777777" w:rsidR="007B36D2" w:rsidRDefault="007B36D2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35518ED" w14:textId="77777777" w:rsidR="00D176ED" w:rsidRPr="00B14034" w:rsidRDefault="00D176ED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2AA01B5" w14:textId="77777777" w:rsidR="007B36D2" w:rsidRPr="00B14034" w:rsidRDefault="007B36D2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F104CC7" w14:textId="048213C9" w:rsidR="007B36D2" w:rsidRPr="00B14034" w:rsidDel="00A03F94" w:rsidRDefault="007B36D2" w:rsidP="00AD4B63">
      <w:pPr>
        <w:spacing w:line="240" w:lineRule="atLeast"/>
        <w:ind w:firstLine="709"/>
        <w:rPr>
          <w:del w:id="9" w:author="Бумай Елена Юрьевна" w:date="2026-01-27T14:34:00Z"/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F5E47D4" w14:textId="77777777" w:rsidR="007B36D2" w:rsidRPr="00B14034" w:rsidRDefault="007B36D2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EF6928B" w14:textId="0AE6E898" w:rsidR="007B36D2" w:rsidRPr="00B14034" w:rsidDel="00A03F94" w:rsidRDefault="007B36D2" w:rsidP="00AD4B63">
      <w:pPr>
        <w:spacing w:line="240" w:lineRule="atLeast"/>
        <w:ind w:firstLine="709"/>
        <w:rPr>
          <w:del w:id="10" w:author="Бумай Елена Юрьевна" w:date="2026-01-27T14:34:00Z"/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460A229" w14:textId="0D1F777B" w:rsidR="007B36D2" w:rsidRPr="00B14034" w:rsidDel="00A03F94" w:rsidRDefault="007B36D2" w:rsidP="00AD4B63">
      <w:pPr>
        <w:spacing w:line="240" w:lineRule="atLeast"/>
        <w:ind w:firstLine="709"/>
        <w:rPr>
          <w:del w:id="11" w:author="Бумай Елена Юрьевна" w:date="2026-01-27T14:34:00Z"/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A39B332" w14:textId="77777777" w:rsidR="007B36D2" w:rsidRPr="00B14034" w:rsidRDefault="007B36D2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29C56C4" w14:textId="12F407AC" w:rsidR="007B36D2" w:rsidRPr="00B14034" w:rsidDel="00A03F94" w:rsidRDefault="007B36D2" w:rsidP="00AD4B63">
      <w:pPr>
        <w:spacing w:line="240" w:lineRule="atLeast"/>
        <w:ind w:firstLine="707"/>
        <w:jc w:val="center"/>
        <w:rPr>
          <w:del w:id="12" w:author="Бумай Елена Юрьевна" w:date="2026-01-27T14:34:00Z"/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del w:id="13" w:author="Бумай Елена Юрьевна" w:date="2026-01-27T14:34:00Z">
        <w:r w:rsidRPr="00B14034" w:rsidDel="00A03F94">
          <w:rPr>
            <w:rStyle w:val="ad"/>
            <w:rFonts w:ascii="Times New Roman" w:eastAsiaTheme="majorEastAsia" w:hAnsi="Times New Roman" w:cs="Times New Roman"/>
            <w:color w:val="000000" w:themeColor="text1"/>
            <w:sz w:val="28"/>
            <w:szCs w:val="28"/>
          </w:rPr>
          <w:delText>ОПИСАНИЕ</w:delText>
        </w:r>
        <w:r w:rsidRPr="00B14034" w:rsidDel="00A03F94">
          <w:rPr>
            <w:rStyle w:val="ad"/>
            <w:rFonts w:ascii="Times New Roman" w:eastAsiaTheme="majorEastAsia" w:hAnsi="Times New Roman" w:cs="Times New Roman"/>
            <w:color w:val="000000" w:themeColor="text1"/>
            <w:sz w:val="28"/>
            <w:szCs w:val="28"/>
            <w:lang w:val="en-US"/>
          </w:rPr>
          <w:delText xml:space="preserve"> API </w:delText>
        </w:r>
        <w:r w:rsidRPr="00B14034" w:rsidDel="00A03F94">
          <w:rPr>
            <w:rStyle w:val="ad"/>
            <w:rFonts w:ascii="Times New Roman" w:eastAsiaTheme="majorEastAsia" w:hAnsi="Times New Roman" w:cs="Times New Roman"/>
            <w:color w:val="000000" w:themeColor="text1"/>
            <w:sz w:val="28"/>
            <w:szCs w:val="28"/>
          </w:rPr>
          <w:delText>ПРИС</w:delText>
        </w:r>
        <w:r w:rsidRPr="00B14034" w:rsidDel="00A03F94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delText xml:space="preserve"> </w:delText>
        </w:r>
        <w:r w:rsidRPr="00B14034" w:rsidDel="008B504B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delText xml:space="preserve">OUT SERVICE </w:delText>
        </w:r>
        <w:r w:rsidRPr="00B14034" w:rsidDel="008B504B">
          <w:rPr>
            <w:rStyle w:val="ad"/>
            <w:rFonts w:ascii="Times New Roman" w:eastAsiaTheme="majorEastAsia" w:hAnsi="Times New Roman" w:cs="Times New Roman"/>
            <w:color w:val="000000" w:themeColor="text1"/>
            <w:sz w:val="28"/>
            <w:szCs w:val="28"/>
            <w:lang w:val="en-US"/>
          </w:rPr>
          <w:delText>v</w:delText>
        </w:r>
        <w:r w:rsidRPr="00B14034" w:rsidDel="008B504B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delText xml:space="preserve"> 1.9.1.3</w:delText>
        </w:r>
      </w:del>
    </w:p>
    <w:p w14:paraId="42B94943" w14:textId="77777777" w:rsidR="007B36D2" w:rsidRPr="00B14034" w:rsidRDefault="00A17133" w:rsidP="00AD4B63">
      <w:pPr>
        <w:spacing w:line="240" w:lineRule="atLeast"/>
        <w:ind w:left="707" w:firstLine="2"/>
        <w:jc w:val="center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Регламент подключения к </w:t>
      </w:r>
      <w:r w:rsidR="007B36D2" w:rsidRPr="00B14034"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сервисам автоматической информационной системы принудительного исполнения</w:t>
      </w:r>
    </w:p>
    <w:p w14:paraId="593C61B0" w14:textId="77777777" w:rsidR="007B36D2" w:rsidRPr="00B14034" w:rsidRDefault="007B36D2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 w:rsidRPr="00B14034">
        <w:rPr>
          <w:rStyle w:val="ad"/>
          <w:rFonts w:ascii="Times New Roman" w:eastAsiaTheme="majorEastAsia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1909756517"/>
        <w:docPartObj>
          <w:docPartGallery w:val="Table of Contents"/>
          <w:docPartUnique/>
        </w:docPartObj>
      </w:sdtPr>
      <w:sdtEndPr/>
      <w:sdtContent>
        <w:p w14:paraId="7C7C7F51" w14:textId="77777777" w:rsidR="00BC2FC7" w:rsidRPr="00A635AA" w:rsidRDefault="007B36D2" w:rsidP="00BC2FC7">
          <w:pPr>
            <w:spacing w:line="240" w:lineRule="atLeast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A635A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9CDE126" w14:textId="30A8757E" w:rsidR="00A635AA" w:rsidRPr="00A635AA" w:rsidRDefault="004D5E59">
          <w:pPr>
            <w:pStyle w:val="13"/>
            <w:tabs>
              <w:tab w:val="right" w:leader="dot" w:pos="9345"/>
            </w:tabs>
            <w:rPr>
              <w:ins w:id="14" w:author="Бумай Елена Юрьевна [2]" w:date="2026-04-09T12:16:00Z"/>
              <w:rFonts w:ascii="Times New Roman" w:hAnsi="Times New Roman" w:cs="Times New Roman"/>
              <w:noProof/>
              <w:rPrChange w:id="15" w:author="Бумай Елена Юрьевна [2]" w:date="2026-04-09T12:16:00Z">
                <w:rPr>
                  <w:ins w:id="16" w:author="Бумай Елена Юрьевна [2]" w:date="2026-04-09T12:16:00Z"/>
                  <w:noProof/>
                </w:rPr>
              </w:rPrChange>
            </w:rPr>
          </w:pPr>
          <w:r w:rsidRPr="00A635A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5A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5AA">
            <w:rPr>
              <w:rFonts w:ascii="Times New Roman" w:hAnsi="Times New Roman" w:cs="Times New Roman"/>
              <w:sz w:val="28"/>
              <w:szCs w:val="28"/>
              <w:rPrChange w:id="17" w:author="Бумай Елена Юрьевна [2]" w:date="2026-04-09T12:16:00Z">
                <w:rPr>
                  <w:rFonts w:ascii="Times New Roman" w:eastAsiaTheme="minorHAnsi" w:hAnsi="Times New Roman" w:cs="Times New Roman"/>
                  <w:sz w:val="28"/>
                  <w:szCs w:val="28"/>
                  <w:lang w:eastAsia="en-US"/>
                </w:rPr>
              </w:rPrChange>
            </w:rPr>
            <w:fldChar w:fldCharType="separate"/>
          </w:r>
          <w:ins w:id="18" w:author="Бумай Елена Юрьевна [2]" w:date="2026-04-09T12:16:00Z">
            <w:r w:rsidR="00A635AA" w:rsidRPr="00A635AA">
              <w:rPr>
                <w:rStyle w:val="af"/>
                <w:rFonts w:ascii="Times New Roman" w:hAnsi="Times New Roman" w:cs="Times New Roman"/>
                <w:noProof/>
                <w:rPrChange w:id="1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="00A635AA" w:rsidRPr="00A635AA">
              <w:rPr>
                <w:rStyle w:val="af"/>
                <w:rFonts w:ascii="Times New Roman" w:hAnsi="Times New Roman" w:cs="Times New Roman"/>
                <w:noProof/>
                <w:rPrChange w:id="2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="00A635AA" w:rsidRPr="00A635AA">
              <w:rPr>
                <w:rFonts w:ascii="Times New Roman" w:hAnsi="Times New Roman" w:cs="Times New Roman"/>
                <w:noProof/>
                <w:rPrChange w:id="21" w:author="Бумай Елена Юрьевна [2]" w:date="2026-04-09T12:16:00Z">
                  <w:rPr>
                    <w:noProof/>
                  </w:rPr>
                </w:rPrChange>
              </w:rPr>
              <w:instrText>HYPERLINK \l "_Toc226629421"</w:instrText>
            </w:r>
            <w:r w:rsidR="00A635AA" w:rsidRPr="00A635AA">
              <w:rPr>
                <w:rStyle w:val="af"/>
                <w:rFonts w:ascii="Times New Roman" w:hAnsi="Times New Roman" w:cs="Times New Roman"/>
                <w:noProof/>
                <w:rPrChange w:id="2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="00A635AA" w:rsidRPr="00A635AA">
              <w:rPr>
                <w:rStyle w:val="af"/>
                <w:rFonts w:ascii="Times New Roman" w:hAnsi="Times New Roman" w:cs="Times New Roman"/>
                <w:noProof/>
                <w:rPrChange w:id="2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="00A635AA" w:rsidRPr="00A635AA">
              <w:rPr>
                <w:rStyle w:val="af"/>
                <w:rFonts w:ascii="Times New Roman" w:hAnsi="Times New Roman" w:cs="Times New Roman"/>
                <w:noProof/>
                <w:rPrChange w:id="2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t>СОДЕРЖАНИЕ РЕГЛАМЕНТА</w:t>
            </w:r>
            <w:r w:rsidR="00A635AA" w:rsidRPr="00A635AA">
              <w:rPr>
                <w:rFonts w:ascii="Times New Roman" w:hAnsi="Times New Roman" w:cs="Times New Roman"/>
                <w:noProof/>
                <w:webHidden/>
                <w:rPrChange w:id="25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="00A635AA" w:rsidRPr="00A635AA">
              <w:rPr>
                <w:rFonts w:ascii="Times New Roman" w:hAnsi="Times New Roman" w:cs="Times New Roman"/>
                <w:noProof/>
                <w:webHidden/>
                <w:rPrChange w:id="26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="00A635AA" w:rsidRPr="00A635AA">
              <w:rPr>
                <w:rFonts w:ascii="Times New Roman" w:hAnsi="Times New Roman" w:cs="Times New Roman"/>
                <w:noProof/>
                <w:webHidden/>
                <w:rPrChange w:id="27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_Toc226629421 \h </w:instrText>
            </w:r>
          </w:ins>
          <w:r w:rsidR="00A635AA" w:rsidRPr="00A635AA">
            <w:rPr>
              <w:rFonts w:ascii="Times New Roman" w:hAnsi="Times New Roman" w:cs="Times New Roman"/>
              <w:noProof/>
              <w:webHidden/>
              <w:rPrChange w:id="28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="00A635AA" w:rsidRPr="00A635AA">
            <w:rPr>
              <w:rFonts w:ascii="Times New Roman" w:hAnsi="Times New Roman" w:cs="Times New Roman"/>
              <w:noProof/>
              <w:webHidden/>
              <w:rPrChange w:id="29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30" w:author="Бумай Елена Юрьевна [2]" w:date="2026-04-09T12:16:00Z">
            <w:r w:rsidR="00A635AA" w:rsidRPr="00A635AA">
              <w:rPr>
                <w:rFonts w:ascii="Times New Roman" w:hAnsi="Times New Roman" w:cs="Times New Roman"/>
                <w:noProof/>
                <w:webHidden/>
                <w:rPrChange w:id="31" w:author="Бумай Елена Юрьевна [2]" w:date="2026-04-09T12:16:00Z">
                  <w:rPr>
                    <w:noProof/>
                    <w:webHidden/>
                  </w:rPr>
                </w:rPrChange>
              </w:rPr>
              <w:t>3</w:t>
            </w:r>
            <w:r w:rsidR="00A635AA" w:rsidRPr="00A635AA">
              <w:rPr>
                <w:rFonts w:ascii="Times New Roman" w:hAnsi="Times New Roman" w:cs="Times New Roman"/>
                <w:noProof/>
                <w:webHidden/>
                <w:rPrChange w:id="32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="00A635AA" w:rsidRPr="00A635AA">
              <w:rPr>
                <w:rStyle w:val="af"/>
                <w:rFonts w:ascii="Times New Roman" w:hAnsi="Times New Roman" w:cs="Times New Roman"/>
                <w:noProof/>
                <w:rPrChange w:id="3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0A432176" w14:textId="758E0626" w:rsidR="00A635AA" w:rsidRPr="00A635AA" w:rsidRDefault="00A635AA">
          <w:pPr>
            <w:pStyle w:val="13"/>
            <w:tabs>
              <w:tab w:val="left" w:pos="440"/>
              <w:tab w:val="right" w:leader="dot" w:pos="9345"/>
            </w:tabs>
            <w:rPr>
              <w:ins w:id="34" w:author="Бумай Елена Юрьевна [2]" w:date="2026-04-09T12:16:00Z"/>
              <w:rFonts w:ascii="Times New Roman" w:hAnsi="Times New Roman" w:cs="Times New Roman"/>
              <w:noProof/>
              <w:rPrChange w:id="35" w:author="Бумай Елена Юрьевна [2]" w:date="2026-04-09T12:16:00Z">
                <w:rPr>
                  <w:ins w:id="36" w:author="Бумай Елена Юрьевна [2]" w:date="2026-04-09T12:16:00Z"/>
                  <w:noProof/>
                </w:rPr>
              </w:rPrChange>
            </w:rPr>
          </w:pPr>
          <w:ins w:id="37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3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40" w:author="Бумай Елена Юрьевна [2]" w:date="2026-04-09T12:16:00Z">
                  <w:rPr>
                    <w:noProof/>
                  </w:rPr>
                </w:rPrChange>
              </w:rPr>
              <w:instrText>HYPERLINK \l "_Toc226629422"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4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4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4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t>1.</w:t>
            </w:r>
            <w:r w:rsidRPr="00A635AA">
              <w:rPr>
                <w:rFonts w:ascii="Times New Roman" w:hAnsi="Times New Roman" w:cs="Times New Roman"/>
                <w:noProof/>
                <w:rPrChange w:id="44" w:author="Бумай Елена Юрьевна [2]" w:date="2026-04-09T12:16:00Z">
                  <w:rPr>
                    <w:noProof/>
                  </w:rPr>
                </w:rPrChange>
              </w:rPr>
              <w:tab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4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t>АДРЕСА И ПОРЯДОК ПОЛУЧЕНИЯ ПАРАМЕТРОВ ДОСТУПА К СЕРВИСАМ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46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47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48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_Toc226629422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49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50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51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52" w:author="Бумай Елена Юрьевна [2]" w:date="2026-04-09T12:16:00Z">
                  <w:rPr>
                    <w:noProof/>
                    <w:webHidden/>
                  </w:rPr>
                </w:rPrChange>
              </w:rPr>
              <w:t>3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53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5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4C675740" w14:textId="4F7DA68B" w:rsidR="00A635AA" w:rsidRPr="00A635AA" w:rsidRDefault="00A635AA">
          <w:pPr>
            <w:pStyle w:val="13"/>
            <w:tabs>
              <w:tab w:val="right" w:leader="dot" w:pos="9345"/>
            </w:tabs>
            <w:rPr>
              <w:ins w:id="55" w:author="Бумай Елена Юрьевна [2]" w:date="2026-04-09T12:16:00Z"/>
              <w:rFonts w:ascii="Times New Roman" w:hAnsi="Times New Roman" w:cs="Times New Roman"/>
              <w:noProof/>
              <w:rPrChange w:id="56" w:author="Бумай Елена Юрьевна [2]" w:date="2026-04-09T12:16:00Z">
                <w:rPr>
                  <w:ins w:id="57" w:author="Бумай Елена Юрьевна [2]" w:date="2026-04-09T12:16:00Z"/>
                  <w:noProof/>
                </w:rPr>
              </w:rPrChange>
            </w:rPr>
          </w:pPr>
          <w:ins w:id="58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5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6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61" w:author="Бумай Елена Юрьевна [2]" w:date="2026-04-09T12:16:00Z">
                  <w:rPr>
                    <w:noProof/>
                  </w:rPr>
                </w:rPrChange>
              </w:rPr>
              <w:instrText>HYPERLINK \l "_Toc226629423"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6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6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6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t>2. ОПИСАНИЕ API ДЛЯ СЕРВИСОВ МОДУЛЯ «СЛУЖЕБНЫЙ»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65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66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67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_Toc226629423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68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69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70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71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72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7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338B129C" w14:textId="03E707E2" w:rsidR="00A635AA" w:rsidRPr="00A635AA" w:rsidRDefault="00A635AA">
          <w:pPr>
            <w:pStyle w:val="23"/>
            <w:tabs>
              <w:tab w:val="right" w:leader="dot" w:pos="9345"/>
            </w:tabs>
            <w:rPr>
              <w:ins w:id="74" w:author="Бумай Елена Юрьевна [2]" w:date="2026-04-09T12:16:00Z"/>
              <w:rFonts w:ascii="Times New Roman" w:hAnsi="Times New Roman" w:cs="Times New Roman"/>
              <w:noProof/>
              <w:rPrChange w:id="75" w:author="Бумай Елена Юрьевна [2]" w:date="2026-04-09T12:16:00Z">
                <w:rPr>
                  <w:ins w:id="76" w:author="Бумай Елена Юрьевна [2]" w:date="2026-04-09T12:16:00Z"/>
                  <w:noProof/>
                </w:rPr>
              </w:rPrChange>
            </w:rPr>
          </w:pPr>
          <w:ins w:id="77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7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7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80" w:author="Бумай Елена Юрьевна [2]" w:date="2026-04-09T12:16:00Z">
                  <w:rPr>
                    <w:noProof/>
                  </w:rPr>
                </w:rPrChange>
              </w:rPr>
              <w:instrText>HYPERLINK \l "_Toc226629424"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8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8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83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2.1 GetIP (GET)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84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85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86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_Toc226629424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87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88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89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90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91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9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7955B4C6" w14:textId="72E1FAED" w:rsidR="00A635AA" w:rsidRPr="00A635AA" w:rsidRDefault="00A635AA">
          <w:pPr>
            <w:pStyle w:val="23"/>
            <w:tabs>
              <w:tab w:val="right" w:leader="dot" w:pos="9345"/>
            </w:tabs>
            <w:rPr>
              <w:ins w:id="93" w:author="Бумай Елена Юрьевна [2]" w:date="2026-04-09T12:16:00Z"/>
              <w:rFonts w:ascii="Times New Roman" w:hAnsi="Times New Roman" w:cs="Times New Roman"/>
              <w:noProof/>
              <w:rPrChange w:id="94" w:author="Бумай Елена Юрьевна [2]" w:date="2026-04-09T12:16:00Z">
                <w:rPr>
                  <w:ins w:id="95" w:author="Бумай Елена Юрьевна [2]" w:date="2026-04-09T12:16:00Z"/>
                  <w:noProof/>
                </w:rPr>
              </w:rPrChange>
            </w:rPr>
          </w:pPr>
          <w:ins w:id="96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9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9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99" w:author="Бумай Елена Юрьевна [2]" w:date="2026-04-09T12:16:00Z">
                  <w:rPr>
                    <w:noProof/>
                  </w:rPr>
                </w:rPrChange>
              </w:rPr>
              <w:instrText>HYPERLINK \l "_Toc226629425"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0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0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lang w:val="en-US"/>
                <w:rPrChange w:id="102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  <w:lang w:val="en-US"/>
                  </w:rPr>
                </w:rPrChange>
              </w:rPr>
              <w:t>2.2 Echo (GET)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03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04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05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_Toc226629425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106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107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108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109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10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1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6805026B" w14:textId="35C7A417" w:rsidR="00A635AA" w:rsidRPr="00A635AA" w:rsidRDefault="00A635AA">
          <w:pPr>
            <w:pStyle w:val="23"/>
            <w:tabs>
              <w:tab w:val="right" w:leader="dot" w:pos="9345"/>
            </w:tabs>
            <w:rPr>
              <w:ins w:id="112" w:author="Бумай Елена Юрьевна [2]" w:date="2026-04-09T12:16:00Z"/>
              <w:rFonts w:ascii="Times New Roman" w:hAnsi="Times New Roman" w:cs="Times New Roman"/>
              <w:noProof/>
              <w:rPrChange w:id="113" w:author="Бумай Елена Юрьевна [2]" w:date="2026-04-09T12:16:00Z">
                <w:rPr>
                  <w:ins w:id="114" w:author="Бумай Елена Юрьевна [2]" w:date="2026-04-09T12:16:00Z"/>
                  <w:noProof/>
                </w:rPr>
              </w:rPrChange>
            </w:rPr>
          </w:pPr>
          <w:ins w:id="115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11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1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118" w:author="Бумай Елена Юрьевна [2]" w:date="2026-04-09T12:16:00Z">
                  <w:rPr>
                    <w:noProof/>
                  </w:rPr>
                </w:rPrChange>
              </w:rPr>
              <w:instrText>HYPERLINK \l "_Toc226629426"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1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2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121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2.3 Version (GET)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22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23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24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_Toc226629426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125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126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127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128" w:author="Бумай Елена Юрьевна [2]" w:date="2026-04-09T12:16:00Z">
                  <w:rPr>
                    <w:noProof/>
                    <w:webHidden/>
                  </w:rPr>
                </w:rPrChange>
              </w:rPr>
              <w:t>5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29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3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233AB1B1" w14:textId="53148040" w:rsidR="00A635AA" w:rsidRPr="00A635AA" w:rsidRDefault="00A635AA">
          <w:pPr>
            <w:pStyle w:val="23"/>
            <w:tabs>
              <w:tab w:val="right" w:leader="dot" w:pos="9345"/>
            </w:tabs>
            <w:rPr>
              <w:ins w:id="131" w:author="Бумай Елена Юрьевна [2]" w:date="2026-04-09T12:16:00Z"/>
              <w:rFonts w:ascii="Times New Roman" w:hAnsi="Times New Roman" w:cs="Times New Roman"/>
              <w:noProof/>
              <w:rPrChange w:id="132" w:author="Бумай Елена Юрьевна [2]" w:date="2026-04-09T12:16:00Z">
                <w:rPr>
                  <w:ins w:id="133" w:author="Бумай Елена Юрьевна [2]" w:date="2026-04-09T12:16:00Z"/>
                  <w:noProof/>
                </w:rPr>
              </w:rPrChange>
            </w:rPr>
          </w:pPr>
          <w:ins w:id="134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13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3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137" w:author="Бумай Елена Юрьевна [2]" w:date="2026-04-09T12:16:00Z">
                  <w:rPr>
                    <w:noProof/>
                  </w:rPr>
                </w:rPrChange>
              </w:rPr>
              <w:instrText>HYPERLINK \l "_Toc226629427"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3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3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140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2.4. GetStat (GET)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41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42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43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_Toc226629427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144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145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146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147" w:author="Бумай Елена Юрьевна [2]" w:date="2026-04-09T12:16:00Z">
                  <w:rPr>
                    <w:noProof/>
                    <w:webHidden/>
                  </w:rPr>
                </w:rPrChange>
              </w:rPr>
              <w:t>6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48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4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1DBF9F95" w14:textId="74205C4F" w:rsidR="00A635AA" w:rsidRPr="00A635AA" w:rsidRDefault="00A635AA">
          <w:pPr>
            <w:pStyle w:val="13"/>
            <w:tabs>
              <w:tab w:val="right" w:leader="dot" w:pos="9345"/>
            </w:tabs>
            <w:rPr>
              <w:ins w:id="150" w:author="Бумай Елена Юрьевна [2]" w:date="2026-04-09T12:16:00Z"/>
              <w:rFonts w:ascii="Times New Roman" w:hAnsi="Times New Roman" w:cs="Times New Roman"/>
              <w:noProof/>
              <w:rPrChange w:id="151" w:author="Бумай Елена Юрьевна [2]" w:date="2026-04-09T12:16:00Z">
                <w:rPr>
                  <w:ins w:id="152" w:author="Бумай Елена Юрьевна [2]" w:date="2026-04-09T12:16:00Z"/>
                  <w:noProof/>
                </w:rPr>
              </w:rPrChange>
            </w:rPr>
          </w:pPr>
          <w:ins w:id="153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15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5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156" w:author="Бумай Елена Юрьевна [2]" w:date="2026-04-09T12:16:00Z">
                  <w:rPr>
                    <w:noProof/>
                  </w:rPr>
                </w:rPrChange>
              </w:rPr>
              <w:instrText>HYPERLINK \l "_Toc226629428"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5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5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rPrChange w:id="159" w:author="Бумай Елена Юрьевна [2]" w:date="2026-04-09T12:16:00Z">
                  <w:rPr>
                    <w:rStyle w:val="af"/>
                    <w:rFonts w:eastAsiaTheme="majorEastAsia"/>
                    <w:noProof/>
                  </w:rPr>
                </w:rPrChange>
              </w:rPr>
              <w:t xml:space="preserve">3. </w: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6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t xml:space="preserve">ОПИСАНИЕ API ДЛЯ </w:t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rPrChange w:id="161" w:author="Бумай Елена Юрьевна [2]" w:date="2026-04-09T12:16:00Z">
                  <w:rPr>
                    <w:rStyle w:val="af"/>
                    <w:rFonts w:eastAsiaTheme="majorEastAsia"/>
                    <w:noProof/>
                  </w:rPr>
                </w:rPrChange>
              </w:rPr>
              <w:t xml:space="preserve">"ОСНОВНЫЕ СЕРВИСЫ </w:t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lang w:val="en-US"/>
                <w:rPrChange w:id="162" w:author="Бумай Елена Юрьевна [2]" w:date="2026-04-09T12:16:00Z">
                  <w:rPr>
                    <w:rStyle w:val="af"/>
                    <w:rFonts w:eastAsiaTheme="majorEastAsia"/>
                    <w:noProof/>
                    <w:lang w:val="en-US"/>
                  </w:rPr>
                </w:rPrChange>
              </w:rPr>
              <w:t>BI</w:t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rPrChange w:id="163" w:author="Бумай Елена Юрьевна [2]" w:date="2026-04-09T12:16:00Z">
                  <w:rPr>
                    <w:rStyle w:val="af"/>
                    <w:rFonts w:eastAsiaTheme="majorEastAsia"/>
                    <w:noProof/>
                  </w:rPr>
                </w:rPrChange>
              </w:rPr>
              <w:t>"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64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65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66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_Toc226629428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167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168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169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170" w:author="Бумай Елена Юрьевна [2]" w:date="2026-04-09T12:16:00Z">
                  <w:rPr>
                    <w:noProof/>
                    <w:webHidden/>
                  </w:rPr>
                </w:rPrChange>
              </w:rPr>
              <w:t>7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71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7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5B59C728" w14:textId="2B43E823" w:rsidR="00A635AA" w:rsidRPr="00A635AA" w:rsidRDefault="00A635AA">
          <w:pPr>
            <w:pStyle w:val="23"/>
            <w:tabs>
              <w:tab w:val="right" w:leader="dot" w:pos="9345"/>
            </w:tabs>
            <w:rPr>
              <w:ins w:id="173" w:author="Бумай Елена Юрьевна [2]" w:date="2026-04-09T12:16:00Z"/>
              <w:rFonts w:ascii="Times New Roman" w:hAnsi="Times New Roman" w:cs="Times New Roman"/>
              <w:noProof/>
              <w:rPrChange w:id="174" w:author="Бумай Елена Юрьевна [2]" w:date="2026-04-09T12:16:00Z">
                <w:rPr>
                  <w:ins w:id="175" w:author="Бумай Елена Юрьевна [2]" w:date="2026-04-09T12:16:00Z"/>
                  <w:noProof/>
                </w:rPr>
              </w:rPrChange>
            </w:rPr>
          </w:pPr>
          <w:ins w:id="176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17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7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179" w:author="Бумай Елена Юрьевна [2]" w:date="2026-04-09T12:16:00Z">
                  <w:rPr>
                    <w:noProof/>
                  </w:rPr>
                </w:rPrChange>
              </w:rPr>
              <w:instrText>HYPERLINK \l "_Toc226629429"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8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8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182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3.1 GetClaimantInfoByProcNum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83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84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85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_Toc226629429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186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187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188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189" w:author="Бумай Елена Юрьевна [2]" w:date="2026-04-09T12:16:00Z">
                  <w:rPr>
                    <w:noProof/>
                    <w:webHidden/>
                  </w:rPr>
                </w:rPrChange>
              </w:rPr>
              <w:t>7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190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9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1E3A33EF" w14:textId="3DD79DDE" w:rsidR="00A635AA" w:rsidRPr="00A635AA" w:rsidRDefault="00A635AA">
          <w:pPr>
            <w:pStyle w:val="23"/>
            <w:tabs>
              <w:tab w:val="right" w:leader="dot" w:pos="9345"/>
            </w:tabs>
            <w:rPr>
              <w:ins w:id="192" w:author="Бумай Елена Юрьевна [2]" w:date="2026-04-09T12:16:00Z"/>
              <w:rFonts w:ascii="Times New Roman" w:hAnsi="Times New Roman" w:cs="Times New Roman"/>
              <w:noProof/>
              <w:rPrChange w:id="193" w:author="Бумай Елена Юрьевна [2]" w:date="2026-04-09T12:16:00Z">
                <w:rPr>
                  <w:ins w:id="194" w:author="Бумай Елена Юрьевна [2]" w:date="2026-04-09T12:16:00Z"/>
                  <w:noProof/>
                </w:rPr>
              </w:rPrChange>
            </w:rPr>
          </w:pPr>
          <w:ins w:id="195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19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9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198" w:author="Бумай Елена Юрьевна [2]" w:date="2026-04-09T12:16:00Z">
                  <w:rPr>
                    <w:noProof/>
                  </w:rPr>
                </w:rPrChange>
              </w:rPr>
              <w:instrText>HYPERLINK \l "_Toc226629430"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19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0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201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3.2 GetClaimantInfoByNumDebt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02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03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04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_Toc226629430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205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206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207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208" w:author="Бумай Елена Юрьевна [2]" w:date="2026-04-09T12:16:00Z">
                  <w:rPr>
                    <w:noProof/>
                    <w:webHidden/>
                  </w:rPr>
                </w:rPrChange>
              </w:rPr>
              <w:t>13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09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10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39E7089A" w14:textId="14DCD700" w:rsidR="00A635AA" w:rsidRPr="00A635AA" w:rsidRDefault="00A635AA">
          <w:pPr>
            <w:pStyle w:val="23"/>
            <w:tabs>
              <w:tab w:val="right" w:leader="dot" w:pos="9345"/>
            </w:tabs>
            <w:rPr>
              <w:ins w:id="211" w:author="Бумай Елена Юрьевна [2]" w:date="2026-04-09T12:16:00Z"/>
              <w:rFonts w:ascii="Times New Roman" w:hAnsi="Times New Roman" w:cs="Times New Roman"/>
              <w:noProof/>
              <w:rPrChange w:id="212" w:author="Бумай Елена Юрьевна [2]" w:date="2026-04-09T12:16:00Z">
                <w:rPr>
                  <w:ins w:id="213" w:author="Бумай Елена Юрьевна [2]" w:date="2026-04-09T12:16:00Z"/>
                  <w:noProof/>
                </w:rPr>
              </w:rPrChange>
            </w:rPr>
          </w:pPr>
          <w:ins w:id="214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21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1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217" w:author="Бумай Елена Юрьевна [2]" w:date="2026-04-09T12:16:00Z">
                  <w:rPr>
                    <w:noProof/>
                  </w:rPr>
                </w:rPrChange>
              </w:rPr>
              <w:instrText>HYPERLINK \l "_Toc226629431"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1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1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220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3.3 PutClaimantSaveDataDebt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21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22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23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_Toc226629431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224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225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226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227" w:author="Бумай Елена Юрьевна [2]" w:date="2026-04-09T12:16:00Z">
                  <w:rPr>
                    <w:noProof/>
                    <w:webHidden/>
                  </w:rPr>
                </w:rPrChange>
              </w:rPr>
              <w:t>20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28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29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6F41DF4C" w14:textId="6A6A26CF" w:rsidR="00A635AA" w:rsidRPr="00A635AA" w:rsidRDefault="00A635AA">
          <w:pPr>
            <w:pStyle w:val="23"/>
            <w:tabs>
              <w:tab w:val="right" w:leader="dot" w:pos="9345"/>
            </w:tabs>
            <w:rPr>
              <w:ins w:id="230" w:author="Бумай Елена Юрьевна [2]" w:date="2026-04-09T12:16:00Z"/>
              <w:rFonts w:ascii="Times New Roman" w:hAnsi="Times New Roman" w:cs="Times New Roman"/>
              <w:noProof/>
              <w:rPrChange w:id="231" w:author="Бумай Елена Юрьевна [2]" w:date="2026-04-09T12:16:00Z">
                <w:rPr>
                  <w:ins w:id="232" w:author="Бумай Елена Юрьевна [2]" w:date="2026-04-09T12:16:00Z"/>
                  <w:noProof/>
                </w:rPr>
              </w:rPrChange>
            </w:rPr>
          </w:pPr>
          <w:ins w:id="233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23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3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236" w:author="Бумай Елена Юрьевна [2]" w:date="2026-04-09T12:16:00Z">
                  <w:rPr>
                    <w:noProof/>
                  </w:rPr>
                </w:rPrChange>
              </w:rPr>
              <w:instrText>HYPERLINK \l "_Toc226629432"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3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3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239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3.4 PutClaimantSaveRepayDebt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40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41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42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_Toc226629432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243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244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245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246" w:author="Бумай Елена Юрьевна [2]" w:date="2026-04-09T12:16:00Z">
                  <w:rPr>
                    <w:noProof/>
                    <w:webHidden/>
                  </w:rPr>
                </w:rPrChange>
              </w:rPr>
              <w:t>37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47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4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4D206144" w14:textId="0782A392" w:rsidR="00A635AA" w:rsidRPr="00A635AA" w:rsidRDefault="00A635AA">
          <w:pPr>
            <w:pStyle w:val="23"/>
            <w:tabs>
              <w:tab w:val="right" w:leader="dot" w:pos="9345"/>
            </w:tabs>
            <w:rPr>
              <w:ins w:id="249" w:author="Бумай Елена Юрьевна [2]" w:date="2026-04-09T12:16:00Z"/>
              <w:rFonts w:ascii="Times New Roman" w:hAnsi="Times New Roman" w:cs="Times New Roman"/>
              <w:noProof/>
              <w:rPrChange w:id="250" w:author="Бумай Елена Юрьевна [2]" w:date="2026-04-09T12:16:00Z">
                <w:rPr>
                  <w:ins w:id="251" w:author="Бумай Елена Юрьевна [2]" w:date="2026-04-09T12:16:00Z"/>
                  <w:noProof/>
                </w:rPr>
              </w:rPrChange>
            </w:rPr>
          </w:pPr>
          <w:ins w:id="252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25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5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255" w:author="Бумай Елена Юрьевна [2]" w:date="2026-04-09T12:16:00Z">
                  <w:rPr>
                    <w:noProof/>
                  </w:rPr>
                </w:rPrChange>
              </w:rPr>
              <w:instrText>HYPERLINK \l "_Toc226629433"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5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5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258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3.5 PutClaimantSaveDataDebtWOFE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59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60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61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_Toc226629433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262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263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264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265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44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66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6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6E4054E0" w14:textId="0DC654E4" w:rsidR="00A635AA" w:rsidRPr="00A635AA" w:rsidRDefault="00A635AA">
          <w:pPr>
            <w:pStyle w:val="13"/>
            <w:tabs>
              <w:tab w:val="right" w:leader="dot" w:pos="9345"/>
            </w:tabs>
            <w:rPr>
              <w:ins w:id="268" w:author="Бумай Елена Юрьевна [2]" w:date="2026-04-09T12:16:00Z"/>
              <w:rFonts w:ascii="Times New Roman" w:hAnsi="Times New Roman" w:cs="Times New Roman"/>
              <w:noProof/>
              <w:rPrChange w:id="269" w:author="Бумай Елена Юрьевна [2]" w:date="2026-04-09T12:16:00Z">
                <w:rPr>
                  <w:ins w:id="270" w:author="Бумай Елена Юрьевна [2]" w:date="2026-04-09T12:16:00Z"/>
                  <w:noProof/>
                </w:rPr>
              </w:rPrChange>
            </w:rPr>
          </w:pPr>
          <w:ins w:id="271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27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7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274" w:author="Бумай Елена Юрьевна [2]" w:date="2026-04-09T12:16:00Z">
                  <w:rPr>
                    <w:noProof/>
                  </w:rPr>
                </w:rPrChange>
              </w:rPr>
              <w:instrText>HYPERLINK \l "_Toc226629434"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7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7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rPrChange w:id="277" w:author="Бумай Елена Юрьевна [2]" w:date="2026-04-09T12:16:00Z">
                  <w:rPr>
                    <w:rStyle w:val="af"/>
                    <w:rFonts w:eastAsiaTheme="majorEastAsia"/>
                    <w:noProof/>
                  </w:rPr>
                </w:rPrChange>
              </w:rPr>
              <w:t xml:space="preserve">4. ОПИСАНИЕ </w:t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lang w:val="en-US"/>
                <w:rPrChange w:id="278" w:author="Бумай Елена Юрьевна [2]" w:date="2026-04-09T12:16:00Z">
                  <w:rPr>
                    <w:rStyle w:val="af"/>
                    <w:rFonts w:eastAsiaTheme="majorEastAsia"/>
                    <w:noProof/>
                    <w:lang w:val="en-US"/>
                  </w:rPr>
                </w:rPrChange>
              </w:rPr>
              <w:t>API</w:t>
            </w:r>
            <w:r w:rsidRPr="00A635AA">
              <w:rPr>
                <w:rStyle w:val="af"/>
                <w:rFonts w:ascii="Times New Roman" w:eastAsiaTheme="majorEastAsia" w:hAnsi="Times New Roman" w:cs="Times New Roman"/>
                <w:noProof/>
                <w:rPrChange w:id="279" w:author="Бумай Елена Юрьевна [2]" w:date="2026-04-09T12:16:00Z">
                  <w:rPr>
                    <w:rStyle w:val="af"/>
                    <w:rFonts w:eastAsiaTheme="majorEastAsia"/>
                    <w:noProof/>
                  </w:rPr>
                </w:rPrChange>
              </w:rPr>
              <w:t xml:space="preserve"> ДЛЯ СЕРВИСОВ ПОДМОДУЛЯ «Нормативно-справочная информация» («НСИ»)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80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81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82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_Toc226629434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283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284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285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286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45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87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88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35051A26" w14:textId="6E95C1C4" w:rsidR="00A635AA" w:rsidRPr="00A635AA" w:rsidRDefault="00A635AA">
          <w:pPr>
            <w:pStyle w:val="23"/>
            <w:tabs>
              <w:tab w:val="right" w:leader="dot" w:pos="9345"/>
            </w:tabs>
            <w:rPr>
              <w:ins w:id="289" w:author="Бумай Елена Юрьевна [2]" w:date="2026-04-09T12:16:00Z"/>
              <w:rFonts w:ascii="Times New Roman" w:hAnsi="Times New Roman" w:cs="Times New Roman"/>
              <w:noProof/>
              <w:rPrChange w:id="290" w:author="Бумай Елена Юрьевна [2]" w:date="2026-04-09T12:16:00Z">
                <w:rPr>
                  <w:ins w:id="291" w:author="Бумай Елена Юрьевна [2]" w:date="2026-04-09T12:16:00Z"/>
                  <w:noProof/>
                </w:rPr>
              </w:rPrChange>
            </w:rPr>
          </w:pPr>
          <w:ins w:id="292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29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9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295" w:author="Бумай Елена Юрьевна [2]" w:date="2026-04-09T12:16:00Z">
                  <w:rPr>
                    <w:noProof/>
                  </w:rPr>
                </w:rPrChange>
              </w:rPr>
              <w:instrText>HYPERLINK \l "_Toc226629435"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9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29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298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4.1 GetNSIData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299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00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01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_Toc226629435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302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303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304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305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45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06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07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1FC8F88D" w14:textId="332893CE" w:rsidR="00A635AA" w:rsidRPr="00A635AA" w:rsidRDefault="00A635AA">
          <w:pPr>
            <w:pStyle w:val="23"/>
            <w:tabs>
              <w:tab w:val="right" w:leader="dot" w:pos="9345"/>
            </w:tabs>
            <w:rPr>
              <w:ins w:id="308" w:author="Бумай Елена Юрьевна [2]" w:date="2026-04-09T12:16:00Z"/>
              <w:rFonts w:ascii="Times New Roman" w:hAnsi="Times New Roman" w:cs="Times New Roman"/>
              <w:noProof/>
              <w:rPrChange w:id="309" w:author="Бумай Елена Юрьевна [2]" w:date="2026-04-09T12:16:00Z">
                <w:rPr>
                  <w:ins w:id="310" w:author="Бумай Елена Юрьевна [2]" w:date="2026-04-09T12:16:00Z"/>
                  <w:noProof/>
                </w:rPr>
              </w:rPrChange>
            </w:rPr>
          </w:pPr>
          <w:ins w:id="311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31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13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314" w:author="Бумай Елена Юрьевна [2]" w:date="2026-04-09T12:16:00Z">
                  <w:rPr>
                    <w:noProof/>
                  </w:rPr>
                </w:rPrChange>
              </w:rPr>
              <w:instrText>HYPERLINK \l "_Toc226629436"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1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1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317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4.2. Authorizate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18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19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20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_Toc226629436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321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322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323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324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47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25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26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7BF3FD67" w14:textId="1422F590" w:rsidR="00A635AA" w:rsidRPr="00A635AA" w:rsidRDefault="00A635AA">
          <w:pPr>
            <w:pStyle w:val="23"/>
            <w:tabs>
              <w:tab w:val="right" w:leader="dot" w:pos="9345"/>
            </w:tabs>
            <w:rPr>
              <w:ins w:id="327" w:author="Бумай Елена Юрьевна [2]" w:date="2026-04-09T12:16:00Z"/>
              <w:rFonts w:ascii="Times New Roman" w:hAnsi="Times New Roman" w:cs="Times New Roman"/>
              <w:noProof/>
              <w:rPrChange w:id="328" w:author="Бумай Елена Юрьевна [2]" w:date="2026-04-09T12:16:00Z">
                <w:rPr>
                  <w:ins w:id="329" w:author="Бумай Елена Юрьевна [2]" w:date="2026-04-09T12:16:00Z"/>
                  <w:noProof/>
                </w:rPr>
              </w:rPrChange>
            </w:rPr>
          </w:pPr>
          <w:ins w:id="330" w:author="Бумай Елена Юрьевна [2]" w:date="2026-04-09T12:16:00Z">
            <w:r w:rsidRPr="00A635AA">
              <w:rPr>
                <w:rStyle w:val="af"/>
                <w:rFonts w:ascii="Times New Roman" w:hAnsi="Times New Roman" w:cs="Times New Roman"/>
                <w:noProof/>
                <w:rPrChange w:id="331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begin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32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Fonts w:ascii="Times New Roman" w:hAnsi="Times New Roman" w:cs="Times New Roman"/>
                <w:noProof/>
                <w:rPrChange w:id="333" w:author="Бумай Елена Юрьевна [2]" w:date="2026-04-09T12:16:00Z">
                  <w:rPr>
                    <w:noProof/>
                  </w:rPr>
                </w:rPrChange>
              </w:rPr>
              <w:instrText>HYPERLINK \l "_Toc226629437"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34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instrText xml:space="preserve"> </w:instrText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3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separate"/>
            </w:r>
            <w:r w:rsidRPr="00A635AA">
              <w:rPr>
                <w:rStyle w:val="af"/>
                <w:rFonts w:ascii="Times New Roman" w:hAnsi="Times New Roman" w:cs="Times New Roman"/>
                <w:bCs/>
                <w:noProof/>
                <w:rPrChange w:id="336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</w:rPrChange>
              </w:rPr>
              <w:t>4.3. Logout (POST)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37" w:author="Бумай Елена Юрьевна [2]" w:date="2026-04-09T12:16:00Z">
                  <w:rPr>
                    <w:noProof/>
                    <w:webHidden/>
                  </w:rPr>
                </w:rPrChange>
              </w:rPr>
              <w:tab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38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39" w:author="Бумай Елена Юрьевна [2]" w:date="2026-04-09T12:16:00Z">
                  <w:rPr>
                    <w:noProof/>
                    <w:webHidden/>
                  </w:rPr>
                </w:rPrChange>
              </w:rPr>
              <w:instrText xml:space="preserve"> PAGEREF _Toc226629437 \h </w:instrText>
            </w:r>
          </w:ins>
          <w:r w:rsidRPr="00A635AA">
            <w:rPr>
              <w:rFonts w:ascii="Times New Roman" w:hAnsi="Times New Roman" w:cs="Times New Roman"/>
              <w:noProof/>
              <w:webHidden/>
              <w:rPrChange w:id="340" w:author="Бумай Елена Юрьевна [2]" w:date="2026-04-09T12:16:00Z">
                <w:rPr>
                  <w:rFonts w:ascii="Times New Roman" w:hAnsi="Times New Roman" w:cs="Times New Roman"/>
                  <w:noProof/>
                  <w:webHidden/>
                </w:rPr>
              </w:rPrChange>
            </w:rPr>
          </w:r>
          <w:r w:rsidRPr="00A635AA">
            <w:rPr>
              <w:rFonts w:ascii="Times New Roman" w:hAnsi="Times New Roman" w:cs="Times New Roman"/>
              <w:noProof/>
              <w:webHidden/>
              <w:rPrChange w:id="341" w:author="Бумай Елена Юрьевна [2]" w:date="2026-04-09T12:16:00Z">
                <w:rPr>
                  <w:noProof/>
                  <w:webHidden/>
                </w:rPr>
              </w:rPrChange>
            </w:rPr>
            <w:fldChar w:fldCharType="separate"/>
          </w:r>
          <w:ins w:id="342" w:author="Бумай Елена Юрьевна [2]" w:date="2026-04-09T12:16:00Z">
            <w:r w:rsidRPr="00A635AA">
              <w:rPr>
                <w:rFonts w:ascii="Times New Roman" w:hAnsi="Times New Roman" w:cs="Times New Roman"/>
                <w:noProof/>
                <w:webHidden/>
                <w:rPrChange w:id="343" w:author="Бумай Елена Юрьевна [2]" w:date="2026-04-09T12:16:00Z">
                  <w:rPr>
                    <w:noProof/>
                    <w:webHidden/>
                  </w:rPr>
                </w:rPrChange>
              </w:rPr>
              <w:t>49</w:t>
            </w:r>
            <w:r w:rsidRPr="00A635AA">
              <w:rPr>
                <w:rFonts w:ascii="Times New Roman" w:hAnsi="Times New Roman" w:cs="Times New Roman"/>
                <w:noProof/>
                <w:webHidden/>
                <w:rPrChange w:id="344" w:author="Бумай Елена Юрьевна [2]" w:date="2026-04-09T12:16:00Z">
                  <w:rPr>
                    <w:noProof/>
                    <w:webHidden/>
                  </w:rPr>
                </w:rPrChange>
              </w:rPr>
              <w:fldChar w:fldCharType="end"/>
            </w:r>
            <w:r w:rsidRPr="00A635AA">
              <w:rPr>
                <w:rStyle w:val="af"/>
                <w:rFonts w:ascii="Times New Roman" w:hAnsi="Times New Roman" w:cs="Times New Roman"/>
                <w:noProof/>
                <w:rPrChange w:id="345" w:author="Бумай Елена Юрьевна [2]" w:date="2026-04-09T12:16:00Z">
                  <w:rPr>
                    <w:rStyle w:val="af"/>
                    <w:noProof/>
                  </w:rPr>
                </w:rPrChange>
              </w:rPr>
              <w:fldChar w:fldCharType="end"/>
            </w:r>
          </w:ins>
        </w:p>
        <w:p w14:paraId="4F2D3339" w14:textId="535BB66A" w:rsidR="00F4517A" w:rsidRPr="00A635AA" w:rsidDel="00A635AA" w:rsidRDefault="00F4517A">
          <w:pPr>
            <w:pStyle w:val="13"/>
            <w:tabs>
              <w:tab w:val="right" w:leader="dot" w:pos="9345"/>
            </w:tabs>
            <w:rPr>
              <w:del w:id="346" w:author="Бумай Елена Юрьевна [2]" w:date="2026-04-09T12:16:00Z"/>
              <w:rFonts w:ascii="Times New Roman" w:hAnsi="Times New Roman" w:cs="Times New Roman"/>
              <w:noProof/>
            </w:rPr>
          </w:pPr>
          <w:del w:id="347" w:author="Бумай Елена Юрьевна [2]" w:date="2026-04-09T12:16:00Z">
            <w:r w:rsidRPr="00A635AA" w:rsidDel="00A635AA">
              <w:rPr>
                <w:rPrChange w:id="348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noProof/>
                  </w:rPr>
                </w:rPrChange>
              </w:rPr>
              <w:delText>СОДЕРЖАНИЕ РЕГЛАМЕНТА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49" w:author="Бумай Елена Юрьевна" w:date="2026-02-04T11:44:00Z">
            <w:del w:id="350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3</w:delText>
              </w:r>
            </w:del>
          </w:ins>
          <w:del w:id="351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3</w:delText>
            </w:r>
          </w:del>
        </w:p>
        <w:p w14:paraId="1412E1A9" w14:textId="0071F088" w:rsidR="00F4517A" w:rsidRPr="00A635AA" w:rsidDel="00A635AA" w:rsidRDefault="00F4517A">
          <w:pPr>
            <w:pStyle w:val="13"/>
            <w:tabs>
              <w:tab w:val="left" w:pos="440"/>
              <w:tab w:val="right" w:leader="dot" w:pos="9345"/>
            </w:tabs>
            <w:rPr>
              <w:del w:id="352" w:author="Бумай Елена Юрьевна [2]" w:date="2026-04-09T12:16:00Z"/>
              <w:rFonts w:ascii="Times New Roman" w:hAnsi="Times New Roman" w:cs="Times New Roman"/>
              <w:noProof/>
            </w:rPr>
          </w:pPr>
          <w:del w:id="353" w:author="Бумай Елена Юрьевна [2]" w:date="2026-04-09T12:16:00Z">
            <w:r w:rsidRPr="00A635AA" w:rsidDel="00A635AA">
              <w:rPr>
                <w:rPrChange w:id="354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noProof/>
                  </w:rPr>
                </w:rPrChange>
              </w:rPr>
              <w:delText>1.</w:delText>
            </w:r>
            <w:r w:rsidRPr="00A635AA" w:rsidDel="00A635AA">
              <w:rPr>
                <w:rFonts w:ascii="Times New Roman" w:hAnsi="Times New Roman" w:cs="Times New Roman"/>
                <w:noProof/>
              </w:rPr>
              <w:tab/>
            </w:r>
            <w:r w:rsidRPr="00A635AA" w:rsidDel="00A635AA">
              <w:rPr>
                <w:rPrChange w:id="355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noProof/>
                  </w:rPr>
                </w:rPrChange>
              </w:rPr>
              <w:delText>АДРЕСА И ПОРЯДОК ПОЛУЧЕНИЯ ПАРАМЕТРОВ ДОСТУПА К СЕРВИСАМ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56" w:author="Бумай Елена Юрьевна" w:date="2026-02-04T11:44:00Z">
            <w:del w:id="357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3</w:delText>
              </w:r>
            </w:del>
          </w:ins>
          <w:del w:id="358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3</w:delText>
            </w:r>
          </w:del>
        </w:p>
        <w:p w14:paraId="3367BC9A" w14:textId="2E2533BA" w:rsidR="00F4517A" w:rsidRPr="00A635AA" w:rsidDel="00A635AA" w:rsidRDefault="00F4517A">
          <w:pPr>
            <w:pStyle w:val="13"/>
            <w:tabs>
              <w:tab w:val="right" w:leader="dot" w:pos="9345"/>
            </w:tabs>
            <w:rPr>
              <w:del w:id="359" w:author="Бумай Елена Юрьевна [2]" w:date="2026-04-09T12:16:00Z"/>
              <w:rFonts w:ascii="Times New Roman" w:hAnsi="Times New Roman" w:cs="Times New Roman"/>
              <w:noProof/>
            </w:rPr>
          </w:pPr>
          <w:del w:id="360" w:author="Бумай Елена Юрьевна [2]" w:date="2026-04-09T12:16:00Z">
            <w:r w:rsidRPr="00A635AA" w:rsidDel="00A635AA">
              <w:rPr>
                <w:rPrChange w:id="361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noProof/>
                  </w:rPr>
                </w:rPrChange>
              </w:rPr>
              <w:delText>2. ОПИСАНИЕ API ДЛЯ МОДУЛЯ «СЛУЖЕБНЫЙ»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62" w:author="Бумай Елена Юрьевна" w:date="2026-02-04T11:44:00Z">
            <w:del w:id="363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</w:delText>
              </w:r>
            </w:del>
          </w:ins>
          <w:del w:id="364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</w:delText>
            </w:r>
          </w:del>
        </w:p>
        <w:p w14:paraId="2DBB403B" w14:textId="643E2163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365" w:author="Бумай Елена Юрьевна [2]" w:date="2026-04-09T12:16:00Z"/>
              <w:rFonts w:ascii="Times New Roman" w:hAnsi="Times New Roman" w:cs="Times New Roman"/>
              <w:noProof/>
            </w:rPr>
          </w:pPr>
          <w:del w:id="366" w:author="Бумай Елена Юрьевна [2]" w:date="2026-04-09T12:16:00Z">
            <w:r w:rsidRPr="00A635AA" w:rsidDel="00A635AA">
              <w:rPr>
                <w:rPrChange w:id="367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2.1 GetIP (GET)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68" w:author="Бумай Елена Юрьевна" w:date="2026-02-04T11:44:00Z">
            <w:del w:id="369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</w:delText>
              </w:r>
            </w:del>
          </w:ins>
          <w:del w:id="370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</w:delText>
            </w:r>
          </w:del>
        </w:p>
        <w:p w14:paraId="039BDA93" w14:textId="3E93CEDC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371" w:author="Бумай Елена Юрьевна [2]" w:date="2026-04-09T12:16:00Z"/>
              <w:rFonts w:ascii="Times New Roman" w:hAnsi="Times New Roman" w:cs="Times New Roman"/>
              <w:noProof/>
            </w:rPr>
          </w:pPr>
          <w:del w:id="372" w:author="Бумай Елена Юрьевна [2]" w:date="2026-04-09T12:16:00Z">
            <w:r w:rsidRPr="00A635AA" w:rsidDel="00A635AA">
              <w:rPr>
                <w:rPrChange w:id="373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2.2 Echo (GET)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74" w:author="Бумай Елена Юрьевна" w:date="2026-02-04T11:44:00Z">
            <w:del w:id="375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</w:delText>
              </w:r>
            </w:del>
          </w:ins>
          <w:del w:id="376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</w:delText>
            </w:r>
          </w:del>
        </w:p>
        <w:p w14:paraId="0D1CE34A" w14:textId="4773A1B1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377" w:author="Бумай Елена Юрьевна [2]" w:date="2026-04-09T12:16:00Z"/>
              <w:rFonts w:ascii="Times New Roman" w:hAnsi="Times New Roman" w:cs="Times New Roman"/>
              <w:noProof/>
            </w:rPr>
          </w:pPr>
          <w:del w:id="378" w:author="Бумай Елена Юрьевна [2]" w:date="2026-04-09T12:16:00Z">
            <w:r w:rsidRPr="00A635AA" w:rsidDel="00A635AA">
              <w:rPr>
                <w:rPrChange w:id="379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2.3 Version (GET)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80" w:author="Бумай Елена Юрьевна" w:date="2026-02-04T11:44:00Z">
            <w:del w:id="381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5</w:delText>
              </w:r>
            </w:del>
          </w:ins>
          <w:del w:id="382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5</w:delText>
            </w:r>
          </w:del>
        </w:p>
        <w:p w14:paraId="284855F7" w14:textId="3A0EDFFD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383" w:author="Бумай Елена Юрьевна [2]" w:date="2026-04-09T12:16:00Z"/>
              <w:rFonts w:ascii="Times New Roman" w:hAnsi="Times New Roman" w:cs="Times New Roman"/>
              <w:noProof/>
            </w:rPr>
          </w:pPr>
          <w:del w:id="384" w:author="Бумай Елена Юрьевна [2]" w:date="2026-04-09T12:16:00Z">
            <w:r w:rsidRPr="00A635AA" w:rsidDel="00A635AA">
              <w:rPr>
                <w:rPrChange w:id="385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2.4. GetStat (GET)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86" w:author="Бумай Елена Юрьевна" w:date="2026-02-04T11:44:00Z">
            <w:del w:id="387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6</w:delText>
              </w:r>
            </w:del>
          </w:ins>
          <w:del w:id="388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6</w:delText>
            </w:r>
          </w:del>
        </w:p>
        <w:p w14:paraId="7A16B487" w14:textId="67B3BAD5" w:rsidR="00F4517A" w:rsidRPr="00A635AA" w:rsidDel="00A635AA" w:rsidRDefault="00F4517A">
          <w:pPr>
            <w:pStyle w:val="13"/>
            <w:tabs>
              <w:tab w:val="right" w:leader="dot" w:pos="9345"/>
            </w:tabs>
            <w:rPr>
              <w:del w:id="389" w:author="Бумай Елена Юрьевна [2]" w:date="2026-04-09T12:16:00Z"/>
              <w:rFonts w:ascii="Times New Roman" w:hAnsi="Times New Roman" w:cs="Times New Roman"/>
              <w:noProof/>
            </w:rPr>
          </w:pPr>
          <w:del w:id="390" w:author="Бумай Елена Юрьевна [2]" w:date="2026-04-09T12:16:00Z">
            <w:r w:rsidRPr="00A635AA" w:rsidDel="00A635AA">
              <w:rPr>
                <w:rPrChange w:id="391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</w:rPr>
                </w:rPrChange>
              </w:rPr>
              <w:delText xml:space="preserve">3. </w:delText>
            </w:r>
            <w:r w:rsidRPr="00A635AA" w:rsidDel="00A635AA">
              <w:rPr>
                <w:rPrChange w:id="392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noProof/>
                  </w:rPr>
                </w:rPrChange>
              </w:rPr>
              <w:delText xml:space="preserve">ОПИСАНИЕ API ДЛЯ </w:delText>
            </w:r>
            <w:r w:rsidRPr="00A635AA" w:rsidDel="00A635AA">
              <w:rPr>
                <w:rPrChange w:id="393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</w:rPr>
                </w:rPrChange>
              </w:rPr>
              <w:delText xml:space="preserve">"ОСНОВНЫЕ СЕРВИСЫ </w:delText>
            </w:r>
            <w:r w:rsidRPr="00A635AA" w:rsidDel="00A635AA">
              <w:rPr>
                <w:rPrChange w:id="394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  <w:lang w:val="en-US"/>
                  </w:rPr>
                </w:rPrChange>
              </w:rPr>
              <w:delText>BI</w:delText>
            </w:r>
            <w:r w:rsidRPr="00A635AA" w:rsidDel="00A635AA">
              <w:rPr>
                <w:rPrChange w:id="395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</w:rPr>
                </w:rPrChange>
              </w:rPr>
              <w:delText>"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396" w:author="Бумай Елена Юрьевна" w:date="2026-02-04T11:44:00Z">
            <w:del w:id="397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7</w:delText>
              </w:r>
            </w:del>
          </w:ins>
          <w:del w:id="398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7</w:delText>
            </w:r>
          </w:del>
        </w:p>
        <w:p w14:paraId="54188A0A" w14:textId="751379FB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399" w:author="Бумай Елена Юрьевна [2]" w:date="2026-04-09T12:16:00Z"/>
              <w:rFonts w:ascii="Times New Roman" w:hAnsi="Times New Roman" w:cs="Times New Roman"/>
              <w:noProof/>
            </w:rPr>
          </w:pPr>
          <w:del w:id="400" w:author="Бумай Елена Юрьевна [2]" w:date="2026-04-09T12:16:00Z">
            <w:r w:rsidRPr="00A635AA" w:rsidDel="00A635AA">
              <w:rPr>
                <w:rPrChange w:id="401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3.1 GetClaimantInfoByProcNum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02" w:author="Бумай Елена Юрьевна" w:date="2026-02-04T11:44:00Z">
            <w:del w:id="403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7</w:delText>
              </w:r>
            </w:del>
          </w:ins>
          <w:del w:id="404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7</w:delText>
            </w:r>
          </w:del>
        </w:p>
        <w:p w14:paraId="4C748A28" w14:textId="073B9503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405" w:author="Бумай Елена Юрьевна [2]" w:date="2026-04-09T12:16:00Z"/>
              <w:rFonts w:ascii="Times New Roman" w:hAnsi="Times New Roman" w:cs="Times New Roman"/>
              <w:noProof/>
            </w:rPr>
          </w:pPr>
          <w:del w:id="406" w:author="Бумай Елена Юрьевна [2]" w:date="2026-04-09T12:16:00Z">
            <w:r w:rsidRPr="00A635AA" w:rsidDel="00A635AA">
              <w:rPr>
                <w:rPrChange w:id="407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3.2 GetClaimantInfoByNumDebt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08" w:author="Бумай Елена Юрьевна" w:date="2026-02-04T11:44:00Z">
            <w:del w:id="409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13</w:delText>
              </w:r>
            </w:del>
          </w:ins>
          <w:del w:id="410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13</w:delText>
            </w:r>
          </w:del>
        </w:p>
        <w:p w14:paraId="2DE50948" w14:textId="13D04D43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411" w:author="Бумай Елена Юрьевна [2]" w:date="2026-04-09T12:16:00Z"/>
              <w:rFonts w:ascii="Times New Roman" w:hAnsi="Times New Roman" w:cs="Times New Roman"/>
              <w:noProof/>
            </w:rPr>
          </w:pPr>
          <w:del w:id="412" w:author="Бумай Елена Юрьевна [2]" w:date="2026-04-09T12:16:00Z">
            <w:r w:rsidRPr="00A635AA" w:rsidDel="00A635AA">
              <w:rPr>
                <w:rPrChange w:id="413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3.3 PutClaimantSaveDataDebt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14" w:author="Бумай Елена Юрьевна" w:date="2026-02-04T11:44:00Z">
            <w:del w:id="415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19</w:delText>
              </w:r>
            </w:del>
          </w:ins>
          <w:del w:id="416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20</w:delText>
            </w:r>
          </w:del>
        </w:p>
        <w:p w14:paraId="46A1E673" w14:textId="3930CD85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417" w:author="Бумай Елена Юрьевна [2]" w:date="2026-04-09T12:16:00Z"/>
              <w:rFonts w:ascii="Times New Roman" w:hAnsi="Times New Roman" w:cs="Times New Roman"/>
              <w:noProof/>
            </w:rPr>
          </w:pPr>
          <w:del w:id="418" w:author="Бумай Елена Юрьевна [2]" w:date="2026-04-09T12:16:00Z">
            <w:r w:rsidRPr="00A635AA" w:rsidDel="00A635AA">
              <w:rPr>
                <w:rPrChange w:id="419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3.4 PutClaimantSaveRepayDebt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20" w:author="Бумай Елена Юрьевна" w:date="2026-02-04T11:44:00Z">
            <w:del w:id="421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37</w:delText>
              </w:r>
            </w:del>
          </w:ins>
          <w:del w:id="422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37</w:delText>
            </w:r>
          </w:del>
        </w:p>
        <w:p w14:paraId="4C1294B5" w14:textId="20493A6A" w:rsidR="00F4517A" w:rsidRPr="00A635AA" w:rsidDel="00A635AA" w:rsidRDefault="00F4517A">
          <w:pPr>
            <w:pStyle w:val="13"/>
            <w:tabs>
              <w:tab w:val="right" w:leader="dot" w:pos="9345"/>
            </w:tabs>
            <w:rPr>
              <w:del w:id="423" w:author="Бумай Елена Юрьевна [2]" w:date="2026-04-09T12:16:00Z"/>
              <w:rFonts w:ascii="Times New Roman" w:hAnsi="Times New Roman" w:cs="Times New Roman"/>
              <w:noProof/>
            </w:rPr>
          </w:pPr>
          <w:del w:id="424" w:author="Бумай Елена Юрьевна [2]" w:date="2026-04-09T12:16:00Z">
            <w:r w:rsidRPr="00A635AA" w:rsidDel="00A635AA">
              <w:rPr>
                <w:rPrChange w:id="425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</w:rPr>
                </w:rPrChange>
              </w:rPr>
              <w:delText xml:space="preserve">4. ОПИСАНИЕ </w:delText>
            </w:r>
            <w:r w:rsidRPr="00A635AA" w:rsidDel="00A635AA">
              <w:rPr>
                <w:rPrChange w:id="426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  <w:lang w:val="en-US"/>
                  </w:rPr>
                </w:rPrChange>
              </w:rPr>
              <w:delText>API</w:delText>
            </w:r>
            <w:r w:rsidRPr="00A635AA" w:rsidDel="00A635AA">
              <w:rPr>
                <w:rPrChange w:id="427" w:author="Бумай Елена Юрьевна [2]" w:date="2026-04-09T12:16:00Z">
                  <w:rPr>
                    <w:rStyle w:val="af"/>
                    <w:rFonts w:ascii="Times New Roman" w:eastAsiaTheme="majorEastAsia" w:hAnsi="Times New Roman" w:cs="Times New Roman"/>
                    <w:noProof/>
                  </w:rPr>
                </w:rPrChange>
              </w:rPr>
              <w:delText xml:space="preserve"> ДЛЯ ПОДМОДУЛЯ "Нормативно-справочная информация" ("НСИ")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28" w:author="Бумай Елена Юрьевна" w:date="2026-02-04T11:44:00Z">
            <w:del w:id="429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43</w:delText>
              </w:r>
            </w:del>
          </w:ins>
          <w:del w:id="430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43</w:delText>
            </w:r>
          </w:del>
        </w:p>
        <w:p w14:paraId="7FDFAFCD" w14:textId="3452B8D8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431" w:author="Бумай Елена Юрьевна [2]" w:date="2026-04-09T12:16:00Z"/>
              <w:rFonts w:ascii="Times New Roman" w:hAnsi="Times New Roman" w:cs="Times New Roman"/>
              <w:noProof/>
            </w:rPr>
          </w:pPr>
          <w:del w:id="432" w:author="Бумай Елена Юрьевна [2]" w:date="2026-04-09T12:16:00Z">
            <w:r w:rsidRPr="00A635AA" w:rsidDel="00A635AA">
              <w:rPr>
                <w:rPrChange w:id="433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4.1 GetNSIData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34" w:author="Бумай Елена Юрьевна" w:date="2026-02-04T11:44:00Z">
            <w:del w:id="435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43</w:delText>
              </w:r>
            </w:del>
          </w:ins>
          <w:del w:id="436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43</w:delText>
            </w:r>
          </w:del>
        </w:p>
        <w:p w14:paraId="436859B0" w14:textId="648A031E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437" w:author="Бумай Елена Юрьевна [2]" w:date="2026-04-09T12:16:00Z"/>
              <w:rFonts w:ascii="Times New Roman" w:hAnsi="Times New Roman" w:cs="Times New Roman"/>
              <w:noProof/>
            </w:rPr>
          </w:pPr>
          <w:del w:id="438" w:author="Бумай Елена Юрьевна [2]" w:date="2026-04-09T12:16:00Z">
            <w:r w:rsidRPr="00A635AA" w:rsidDel="00A635AA">
              <w:rPr>
                <w:rPrChange w:id="439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4.2. Authorizate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40" w:author="Бумай Елена Юрьевна" w:date="2026-02-04T11:44:00Z">
            <w:del w:id="441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45</w:delText>
              </w:r>
            </w:del>
          </w:ins>
          <w:del w:id="442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45</w:delText>
            </w:r>
          </w:del>
        </w:p>
        <w:p w14:paraId="1545857D" w14:textId="1DA68F23" w:rsidR="00F4517A" w:rsidRPr="00A635AA" w:rsidDel="00A635AA" w:rsidRDefault="00F4517A">
          <w:pPr>
            <w:pStyle w:val="23"/>
            <w:tabs>
              <w:tab w:val="right" w:leader="dot" w:pos="9345"/>
            </w:tabs>
            <w:rPr>
              <w:del w:id="443" w:author="Бумай Елена Юрьевна [2]" w:date="2026-04-09T12:16:00Z"/>
              <w:rFonts w:ascii="Times New Roman" w:hAnsi="Times New Roman" w:cs="Times New Roman"/>
              <w:noProof/>
            </w:rPr>
          </w:pPr>
          <w:del w:id="444" w:author="Бумай Елена Юрьевна [2]" w:date="2026-04-09T12:16:00Z">
            <w:r w:rsidRPr="00A635AA" w:rsidDel="00A635AA">
              <w:rPr>
                <w:rPrChange w:id="445" w:author="Бумай Елена Юрьевна [2]" w:date="2026-04-09T12:16:00Z">
                  <w:rPr>
                    <w:rStyle w:val="af"/>
                    <w:rFonts w:ascii="Times New Roman" w:hAnsi="Times New Roman" w:cs="Times New Roman"/>
                    <w:bCs/>
                    <w:noProof/>
                  </w:rPr>
                </w:rPrChange>
              </w:rPr>
              <w:delText>4.3. Logout (POST)</w:delText>
            </w:r>
            <w:r w:rsidRPr="00A635AA" w:rsidDel="00A635AA">
              <w:rPr>
                <w:rFonts w:ascii="Times New Roman" w:hAnsi="Times New Roman" w:cs="Times New Roman"/>
                <w:noProof/>
                <w:webHidden/>
              </w:rPr>
              <w:tab/>
            </w:r>
          </w:del>
          <w:ins w:id="446" w:author="Бумай Елена Юрьевна" w:date="2026-02-04T11:44:00Z">
            <w:del w:id="447" w:author="Бумай Елена Юрьевна [2]" w:date="2026-04-09T12:13:00Z">
              <w:r w:rsidR="002A79C7" w:rsidRPr="00A635AA" w:rsidDel="0043002B">
                <w:rPr>
                  <w:rFonts w:ascii="Times New Roman" w:hAnsi="Times New Roman" w:cs="Times New Roman"/>
                  <w:noProof/>
                  <w:webHidden/>
                </w:rPr>
                <w:delText>47</w:delText>
              </w:r>
            </w:del>
          </w:ins>
          <w:del w:id="448" w:author="Бумай Елена Юрьевна [2]" w:date="2026-04-09T12:13:00Z">
            <w:r w:rsidR="00242EAB" w:rsidRPr="00A635AA" w:rsidDel="0043002B">
              <w:rPr>
                <w:rFonts w:ascii="Times New Roman" w:hAnsi="Times New Roman" w:cs="Times New Roman"/>
                <w:noProof/>
                <w:webHidden/>
              </w:rPr>
              <w:delText>47</w:delText>
            </w:r>
          </w:del>
        </w:p>
        <w:p w14:paraId="271ECA01" w14:textId="77777777" w:rsidR="007B36D2" w:rsidRPr="00F4517A" w:rsidRDefault="004D5E59" w:rsidP="0086061F">
          <w:pPr>
            <w:spacing w:line="240" w:lineRule="atLeast"/>
            <w:ind w:left="709" w:firstLine="709"/>
            <w:rPr>
              <w:rFonts w:ascii="Times New Roman" w:hAnsi="Times New Roman" w:cs="Times New Roman"/>
              <w:noProof/>
              <w:sz w:val="24"/>
              <w:szCs w:val="28"/>
            </w:rPr>
          </w:pPr>
          <w:r w:rsidRPr="00C757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3847AD" w14:textId="77777777" w:rsidR="00A17133" w:rsidRPr="00F4517A" w:rsidRDefault="00A1713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F4517A">
        <w:rPr>
          <w:rFonts w:ascii="Times New Roman" w:hAnsi="Times New Roman" w:cs="Times New Roman"/>
          <w:sz w:val="28"/>
          <w:szCs w:val="28"/>
        </w:rPr>
        <w:br w:type="page"/>
      </w:r>
    </w:p>
    <w:p w14:paraId="0122A459" w14:textId="77777777" w:rsidR="00B5355B" w:rsidRPr="00B14034" w:rsidRDefault="00B14034" w:rsidP="00B14034">
      <w:pPr>
        <w:pStyle w:val="1"/>
        <w:spacing w:before="0" w:beforeAutospacing="0" w:after="0" w:afterAutospacing="0"/>
        <w:ind w:left="709"/>
        <w:rPr>
          <w:rStyle w:val="ad"/>
          <w:b/>
          <w:sz w:val="28"/>
          <w:szCs w:val="28"/>
        </w:rPr>
      </w:pPr>
      <w:bookmarkStart w:id="449" w:name="_Toc226629421"/>
      <w:bookmarkStart w:id="450" w:name="_Toc55203589"/>
      <w:r w:rsidRPr="00B14034">
        <w:rPr>
          <w:rStyle w:val="ad"/>
          <w:b/>
          <w:sz w:val="28"/>
          <w:szCs w:val="28"/>
        </w:rPr>
        <w:lastRenderedPageBreak/>
        <w:t>СОДЕРЖАНИЕ РЕГЛАМЕНТА</w:t>
      </w:r>
      <w:bookmarkEnd w:id="449"/>
    </w:p>
    <w:p w14:paraId="29079E69" w14:textId="77777777" w:rsidR="00843266" w:rsidRPr="00B14034" w:rsidRDefault="00390488" w:rsidP="00390488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Данный регламент разработан в соответствии с Концепцией</w:t>
      </w:r>
      <w:r w:rsidRPr="00390488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взаимодействия автоматизированной информационной системы органов принудительного исполнения и информационных систем взыскателей</w:t>
      </w:r>
      <w:r w:rsidR="004A1EE0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, утвержденной начальником Главного управления принудительного исполнения Министерства юстиции Республики Беларусь 27.10.2020</w:t>
      </w:r>
      <w:r w:rsidR="00E30888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(далее – Концепция)</w:t>
      </w:r>
      <w:r w:rsidR="004A1EE0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,</w:t>
      </w:r>
      <w: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и регулирует подключение</w:t>
      </w:r>
      <w:r w:rsidR="00843266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к</w:t>
      </w:r>
      <w:r w:rsidR="00BC2FC7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сервисам</w:t>
      </w:r>
      <w:r w:rsidR="00843266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r w:rsidR="00BC2FC7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АИС ПРИС (далее </w:t>
      </w:r>
      <w:r w:rsidR="00E30888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–</w:t>
      </w:r>
      <w:r w:rsidR="00BC2FC7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система)</w:t>
      </w:r>
      <w:r w:rsidR="00843266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. В данном</w:t>
      </w:r>
      <w:r w:rsidR="00C27860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r w:rsidR="00843266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регламенте </w:t>
      </w:r>
      <w:r w:rsidR="00C27860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указан</w:t>
      </w:r>
      <w:r w:rsidR="00843266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:</w:t>
      </w:r>
    </w:p>
    <w:p w14:paraId="2454DED7" w14:textId="77777777" w:rsidR="00843266" w:rsidRPr="00B14034" w:rsidRDefault="00843266" w:rsidP="003C42A6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адреса и порядок получения параметров</w:t>
      </w:r>
      <w:r w:rsidR="00DB34FE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доступа к сервисам на тестовом</w:t>
      </w: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и боевом серверах;</w:t>
      </w:r>
    </w:p>
    <w:p w14:paraId="66F5A207" w14:textId="77777777" w:rsidR="00843266" w:rsidRPr="00B14034" w:rsidRDefault="00843266" w:rsidP="003C42A6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описание входных и выходных параметров </w:t>
      </w:r>
      <w:r w:rsidR="00BC2FC7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сервисах</w:t>
      </w: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;</w:t>
      </w:r>
    </w:p>
    <w:p w14:paraId="7855C669" w14:textId="77777777" w:rsidR="00BC2FC7" w:rsidRPr="00B14034" w:rsidRDefault="00BC2FC7" w:rsidP="003C42A6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примеры </w:t>
      </w:r>
      <w:r w:rsidR="00843266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вызова сервисов и ответов сервисов </w:t>
      </w:r>
      <w:r w:rsidR="00DB34FE"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примеры ошибок</w:t>
      </w: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.</w:t>
      </w:r>
    </w:p>
    <w:p w14:paraId="0DA9A6D4" w14:textId="77777777" w:rsidR="003C42A6" w:rsidRPr="00B14034" w:rsidRDefault="003C42A6" w:rsidP="003C42A6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4071D015" w14:textId="77777777" w:rsidR="00DB34FE" w:rsidRPr="00B14034" w:rsidRDefault="00DB34FE" w:rsidP="003C42A6">
      <w:pPr>
        <w:pStyle w:val="1"/>
        <w:numPr>
          <w:ilvl w:val="0"/>
          <w:numId w:val="2"/>
        </w:numPr>
        <w:spacing w:before="0" w:beforeAutospacing="0" w:after="0" w:afterAutospacing="0"/>
        <w:ind w:left="0" w:firstLine="709"/>
        <w:rPr>
          <w:rStyle w:val="ad"/>
          <w:b/>
          <w:sz w:val="28"/>
          <w:szCs w:val="28"/>
        </w:rPr>
      </w:pPr>
      <w:bookmarkStart w:id="451" w:name="_Toc226629422"/>
      <w:r w:rsidRPr="00B14034">
        <w:rPr>
          <w:rStyle w:val="ad"/>
          <w:b/>
          <w:sz w:val="28"/>
          <w:szCs w:val="28"/>
        </w:rPr>
        <w:t>АДРЕСА И ПОРЯДОК ПОЛУЧЕНИЯ ПАРАМЕТРОВ ДОСТУПА К СЕРВИСАМ</w:t>
      </w:r>
      <w:bookmarkEnd w:id="451"/>
    </w:p>
    <w:p w14:paraId="1FEB5DD0" w14:textId="672A5EE0" w:rsidR="00B6241D" w:rsidRPr="00DE4A5B" w:rsidRDefault="00B6241D" w:rsidP="003C42A6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i/>
          <w:sz w:val="28"/>
          <w:szCs w:val="28"/>
        </w:rPr>
      </w:pPr>
      <w:r w:rsidRPr="00DE4A5B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Подключение к системе производится </w:t>
      </w:r>
      <w:proofErr w:type="gramStart"/>
      <w:r w:rsidRPr="00DE4A5B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по </w:t>
      </w:r>
      <w:r w:rsidRPr="00DE4A5B">
        <w:rPr>
          <w:rStyle w:val="ad"/>
          <w:rFonts w:ascii="Times New Roman" w:eastAsiaTheme="majorEastAsia" w:hAnsi="Times New Roman" w:cs="Times New Roman"/>
          <w:b w:val="0"/>
          <w:sz w:val="28"/>
          <w:szCs w:val="28"/>
          <w:lang w:val="en-US"/>
        </w:rPr>
        <w:t>IP</w:t>
      </w:r>
      <w:r w:rsidR="00DE4A5B" w:rsidRPr="00DE4A5B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-адресу</w:t>
      </w:r>
      <w:proofErr w:type="gramEnd"/>
      <w:r w:rsidR="00DE4A5B" w:rsidRPr="00DE4A5B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представленному ниже:</w:t>
      </w:r>
    </w:p>
    <w:p w14:paraId="34D8A37C" w14:textId="205488D4" w:rsidR="00242EAB" w:rsidRDefault="00DE4A5B" w:rsidP="00DE4A5B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b w:val="0"/>
          <w:bCs w:val="0"/>
          <w:i/>
          <w:sz w:val="28"/>
          <w:szCs w:val="28"/>
        </w:rPr>
      </w:pPr>
      <w:r w:rsidRPr="00242EAB">
        <w:rPr>
          <w:rFonts w:ascii="Times New Roman" w:eastAsiaTheme="majorEastAsia" w:hAnsi="Times New Roman" w:cs="Times New Roman"/>
          <w:i/>
          <w:sz w:val="28"/>
          <w:szCs w:val="28"/>
        </w:rPr>
        <w:t>http://</w:t>
      </w:r>
      <w:r w:rsidR="001970B3" w:rsidRPr="00242EAB">
        <w:rPr>
          <w:rFonts w:ascii="Times New Roman" w:eastAsiaTheme="majorEastAsia" w:hAnsi="Times New Roman" w:cs="Times New Roman"/>
          <w:i/>
          <w:sz w:val="28"/>
          <w:szCs w:val="28"/>
        </w:rPr>
        <w:t>192</w:t>
      </w:r>
      <w:r w:rsidRPr="00242EAB">
        <w:rPr>
          <w:rFonts w:ascii="Times New Roman" w:eastAsiaTheme="majorEastAsia" w:hAnsi="Times New Roman" w:cs="Times New Roman"/>
          <w:i/>
          <w:sz w:val="28"/>
          <w:szCs w:val="28"/>
        </w:rPr>
        <w:t>.</w:t>
      </w:r>
      <w:r w:rsidR="009D1FB4" w:rsidRPr="009D1FB4">
        <w:rPr>
          <w:rFonts w:ascii="Times New Roman" w:eastAsiaTheme="majorEastAsia" w:hAnsi="Times New Roman" w:cs="Times New Roman"/>
          <w:i/>
          <w:sz w:val="28"/>
          <w:szCs w:val="28"/>
        </w:rPr>
        <w:t>168.</w:t>
      </w:r>
      <w:r w:rsidR="001970B3" w:rsidRPr="00242EAB">
        <w:rPr>
          <w:rFonts w:ascii="Times New Roman" w:eastAsiaTheme="majorEastAsia" w:hAnsi="Times New Roman" w:cs="Times New Roman"/>
          <w:i/>
          <w:sz w:val="28"/>
          <w:szCs w:val="28"/>
        </w:rPr>
        <w:t>101.81:10116</w:t>
      </w:r>
      <w:r w:rsidRPr="00DE4A5B">
        <w:rPr>
          <w:rStyle w:val="ad"/>
          <w:rFonts w:ascii="Times New Roman" w:eastAsiaTheme="majorEastAsia" w:hAnsi="Times New Roman" w:cs="Times New Roman"/>
          <w:b w:val="0"/>
          <w:bCs w:val="0"/>
          <w:i/>
          <w:sz w:val="28"/>
          <w:szCs w:val="28"/>
        </w:rPr>
        <w:t xml:space="preserve"> - </w:t>
      </w:r>
      <w:r w:rsidRPr="00DE4A5B">
        <w:rPr>
          <w:rStyle w:val="ad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тестовый</w:t>
      </w:r>
      <w:r w:rsidRPr="00DE4A5B">
        <w:rPr>
          <w:rStyle w:val="ad"/>
          <w:rFonts w:ascii="Times New Roman" w:eastAsiaTheme="majorEastAsia" w:hAnsi="Times New Roman" w:cs="Times New Roman"/>
          <w:b w:val="0"/>
          <w:bCs w:val="0"/>
          <w:i/>
          <w:sz w:val="28"/>
          <w:szCs w:val="28"/>
        </w:rPr>
        <w:t xml:space="preserve"> </w:t>
      </w:r>
    </w:p>
    <w:p w14:paraId="0BC550F5" w14:textId="3538BEF5" w:rsidR="00242EAB" w:rsidRDefault="00072DD8" w:rsidP="00242EAB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b w:val="0"/>
          <w:bCs w:val="0"/>
          <w:sz w:val="28"/>
          <w:szCs w:val="28"/>
        </w:rPr>
      </w:pPr>
      <w:hyperlink w:history="1">
        <w:r w:rsidR="007E5516" w:rsidRPr="00787BCE">
          <w:rPr>
            <w:rStyle w:val="af"/>
            <w:rFonts w:ascii="Times New Roman" w:eastAsiaTheme="majorEastAsia" w:hAnsi="Times New Roman" w:cs="Times New Roman"/>
            <w:i/>
            <w:sz w:val="28"/>
            <w:szCs w:val="28"/>
            <w:highlight w:val="yellow"/>
          </w:rPr>
          <w:t>http://###.###.###.##:10115</w:t>
        </w:r>
      </w:hyperlink>
      <w:r w:rsidR="00DE4A5B" w:rsidRPr="00DE4A5B">
        <w:rPr>
          <w:rStyle w:val="ad"/>
          <w:rFonts w:ascii="Times New Roman" w:eastAsiaTheme="majorEastAsia" w:hAnsi="Times New Roman" w:cs="Times New Roman"/>
          <w:b w:val="0"/>
          <w:bCs w:val="0"/>
          <w:i/>
          <w:sz w:val="28"/>
          <w:szCs w:val="28"/>
        </w:rPr>
        <w:t xml:space="preserve"> – </w:t>
      </w:r>
      <w:r w:rsidR="00DE4A5B" w:rsidRPr="00DE4A5B">
        <w:rPr>
          <w:rStyle w:val="ad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боевой сервер</w:t>
      </w:r>
      <w:r w:rsidR="007E5516">
        <w:rPr>
          <w:rStyle w:val="ad"/>
          <w:rFonts w:ascii="Times New Roman" w:eastAsiaTheme="majorEastAsia" w:hAnsi="Times New Roman" w:cs="Times New Roman"/>
          <w:b w:val="0"/>
          <w:bCs w:val="0"/>
          <w:sz w:val="28"/>
          <w:szCs w:val="28"/>
        </w:rPr>
        <w:t xml:space="preserve"> </w:t>
      </w:r>
      <w:r w:rsidR="007E5516" w:rsidRPr="007E5516">
        <w:rPr>
          <w:rStyle w:val="ad"/>
          <w:rFonts w:ascii="Times New Roman" w:eastAsiaTheme="majorEastAsia" w:hAnsi="Times New Roman" w:cs="Times New Roman"/>
          <w:b w:val="0"/>
          <w:bCs w:val="0"/>
          <w:i/>
          <w:color w:val="FF0000"/>
          <w:sz w:val="28"/>
          <w:szCs w:val="28"/>
        </w:rPr>
        <w:t>(должно быть определено Минюстом</w:t>
      </w:r>
      <w:r w:rsidR="007E5516">
        <w:rPr>
          <w:rStyle w:val="ad"/>
          <w:rFonts w:ascii="Times New Roman" w:eastAsiaTheme="majorEastAsia" w:hAnsi="Times New Roman" w:cs="Times New Roman"/>
          <w:b w:val="0"/>
          <w:bCs w:val="0"/>
          <w:sz w:val="28"/>
          <w:szCs w:val="28"/>
        </w:rPr>
        <w:t>)</w:t>
      </w:r>
      <w:r w:rsidR="00DE4A5B" w:rsidRPr="00DE4A5B">
        <w:rPr>
          <w:rStyle w:val="ad"/>
          <w:rFonts w:ascii="Times New Roman" w:eastAsiaTheme="majorEastAsia" w:hAnsi="Times New Roman" w:cs="Times New Roman"/>
          <w:b w:val="0"/>
          <w:bCs w:val="0"/>
          <w:sz w:val="28"/>
          <w:szCs w:val="28"/>
        </w:rPr>
        <w:t>.</w:t>
      </w:r>
    </w:p>
    <w:p w14:paraId="2F3AB3AE" w14:textId="69340589" w:rsidR="003C42A6" w:rsidRPr="00B14034" w:rsidRDefault="00DB34FE" w:rsidP="00242EAB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Предоставление недостающей части ссылки и параметров авторизации для доступа к сервисам осуществляется оператором системы по запросу Министерства юстиции Республики Беларусь.</w:t>
      </w:r>
    </w:p>
    <w:p w14:paraId="7A0BDE51" w14:textId="7D81D54E" w:rsidR="003C42A6" w:rsidRDefault="003C42A6" w:rsidP="003C42A6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Министерство юстиции Республики Беларусь предоставляет адрес и параметры доступа обратившимся взыскателям и государственным органам.</w:t>
      </w:r>
    </w:p>
    <w:p w14:paraId="78E11AC1" w14:textId="57C17B75" w:rsidR="00776CCB" w:rsidRPr="00B14034" w:rsidRDefault="00776CCB" w:rsidP="003C42A6">
      <w:pPr>
        <w:spacing w:after="0" w:line="240" w:lineRule="auto"/>
        <w:ind w:firstLine="709"/>
        <w:jc w:val="both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Оператор системы предоставляем параметры доступа сначала к тестовой среде, после прохождения тестирования -  к рабочей системе. </w:t>
      </w:r>
    </w:p>
    <w:p w14:paraId="345CCDE6" w14:textId="77777777" w:rsidR="003C42A6" w:rsidRPr="00B14034" w:rsidRDefault="003C42A6" w:rsidP="003C42A6">
      <w:pPr>
        <w:spacing w:after="0" w:line="240" w:lineRule="auto"/>
        <w:ind w:firstLine="709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br w:type="page"/>
      </w:r>
    </w:p>
    <w:p w14:paraId="6753CFC9" w14:textId="77777777" w:rsidR="004D5E59" w:rsidRPr="00B14034" w:rsidRDefault="00A17133" w:rsidP="00DB34FE">
      <w:pPr>
        <w:pStyle w:val="1"/>
        <w:rPr>
          <w:rStyle w:val="ad"/>
          <w:b/>
          <w:sz w:val="28"/>
          <w:szCs w:val="28"/>
        </w:rPr>
      </w:pPr>
      <w:bookmarkStart w:id="452" w:name="_Toc226629423"/>
      <w:r w:rsidRPr="00B14034">
        <w:rPr>
          <w:rStyle w:val="ad"/>
          <w:b/>
          <w:sz w:val="28"/>
          <w:szCs w:val="28"/>
        </w:rPr>
        <w:lastRenderedPageBreak/>
        <w:t>2</w:t>
      </w:r>
      <w:r w:rsidR="00922E5B" w:rsidRPr="00B14034">
        <w:rPr>
          <w:rStyle w:val="ad"/>
          <w:b/>
          <w:sz w:val="28"/>
          <w:szCs w:val="28"/>
        </w:rPr>
        <w:t xml:space="preserve">. </w:t>
      </w:r>
      <w:r w:rsidR="004D5E59" w:rsidRPr="00B14034">
        <w:rPr>
          <w:rStyle w:val="ad"/>
          <w:b/>
          <w:sz w:val="28"/>
          <w:szCs w:val="28"/>
        </w:rPr>
        <w:t>О</w:t>
      </w:r>
      <w:r w:rsidR="00761CE9" w:rsidRPr="00B14034">
        <w:rPr>
          <w:rStyle w:val="ad"/>
          <w:b/>
          <w:sz w:val="28"/>
          <w:szCs w:val="28"/>
        </w:rPr>
        <w:t>ПИСАНИЕ</w:t>
      </w:r>
      <w:r w:rsidR="004D5E59" w:rsidRPr="00B14034">
        <w:rPr>
          <w:rStyle w:val="ad"/>
          <w:b/>
          <w:sz w:val="28"/>
          <w:szCs w:val="28"/>
        </w:rPr>
        <w:t xml:space="preserve"> API</w:t>
      </w:r>
      <w:bookmarkEnd w:id="450"/>
      <w:r w:rsidR="00761CE9" w:rsidRPr="00B14034">
        <w:rPr>
          <w:rStyle w:val="ad"/>
          <w:b/>
          <w:sz w:val="28"/>
          <w:szCs w:val="28"/>
        </w:rPr>
        <w:t xml:space="preserve"> ДЛЯ </w:t>
      </w:r>
      <w:r w:rsidR="00D22309">
        <w:rPr>
          <w:rStyle w:val="ad"/>
          <w:b/>
          <w:sz w:val="28"/>
          <w:szCs w:val="28"/>
        </w:rPr>
        <w:t xml:space="preserve">СЕРВИСОВ </w:t>
      </w:r>
      <w:r w:rsidR="00761CE9" w:rsidRPr="00B14034">
        <w:rPr>
          <w:rStyle w:val="ad"/>
          <w:b/>
          <w:sz w:val="28"/>
          <w:szCs w:val="28"/>
        </w:rPr>
        <w:t>МОДУЛЯ</w:t>
      </w:r>
      <w:r w:rsidR="004D5E59" w:rsidRPr="00B14034">
        <w:rPr>
          <w:rStyle w:val="ad"/>
          <w:b/>
          <w:sz w:val="28"/>
          <w:szCs w:val="28"/>
        </w:rPr>
        <w:t xml:space="preserve"> «</w:t>
      </w:r>
      <w:r w:rsidR="00761CE9" w:rsidRPr="00B14034">
        <w:rPr>
          <w:rStyle w:val="ad"/>
          <w:b/>
          <w:sz w:val="28"/>
          <w:szCs w:val="28"/>
        </w:rPr>
        <w:t>СЛУЖЕБНЫЙ</w:t>
      </w:r>
      <w:r w:rsidR="004D5E59" w:rsidRPr="00B14034">
        <w:rPr>
          <w:rStyle w:val="ad"/>
          <w:b/>
          <w:sz w:val="28"/>
          <w:szCs w:val="28"/>
        </w:rPr>
        <w:t>»</w:t>
      </w:r>
      <w:bookmarkEnd w:id="452"/>
    </w:p>
    <w:p w14:paraId="15574D0E" w14:textId="77777777" w:rsidR="004D5E59" w:rsidRDefault="004D5E59" w:rsidP="00AD4B63">
      <w:pPr>
        <w:spacing w:line="240" w:lineRule="atLeast"/>
        <w:ind w:firstLine="709"/>
        <w:rPr>
          <w:rStyle w:val="ad"/>
          <w:rFonts w:ascii="Times New Roman" w:hAnsi="Times New Roman" w:cs="Times New Roman"/>
          <w:sz w:val="28"/>
          <w:szCs w:val="28"/>
        </w:rPr>
      </w:pPr>
      <w:r w:rsidRPr="00B14034">
        <w:rPr>
          <w:rStyle w:val="ad"/>
          <w:rFonts w:ascii="Times New Roman" w:hAnsi="Times New Roman" w:cs="Times New Roman"/>
          <w:sz w:val="28"/>
          <w:szCs w:val="28"/>
        </w:rPr>
        <w:t xml:space="preserve">Сервисы модуля «Служебный»: Роутер </w:t>
      </w:r>
      <w:proofErr w:type="spellStart"/>
      <w:r w:rsidRPr="00B14034">
        <w:rPr>
          <w:rStyle w:val="ad"/>
          <w:rFonts w:ascii="Times New Roman" w:hAnsi="Times New Roman" w:cs="Times New Roman"/>
          <w:sz w:val="28"/>
          <w:szCs w:val="28"/>
        </w:rPr>
        <w:t>service</w:t>
      </w:r>
      <w:proofErr w:type="spellEnd"/>
      <w:r w:rsidRPr="00B14034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</w:p>
    <w:p w14:paraId="5133CF4D" w14:textId="77777777" w:rsidR="00A63538" w:rsidRPr="00A63538" w:rsidRDefault="00A63538" w:rsidP="00AD4B63">
      <w:pPr>
        <w:spacing w:line="240" w:lineRule="atLeast"/>
        <w:ind w:firstLine="709"/>
        <w:rPr>
          <w:rStyle w:val="ad"/>
          <w:rFonts w:ascii="Times New Roman" w:hAnsi="Times New Roman" w:cs="Times New Roman"/>
          <w:b w:val="0"/>
          <w:sz w:val="28"/>
          <w:szCs w:val="28"/>
        </w:rPr>
      </w:pPr>
      <w:r>
        <w:rPr>
          <w:rStyle w:val="ad"/>
          <w:rFonts w:ascii="Times New Roman" w:hAnsi="Times New Roman" w:cs="Times New Roman"/>
          <w:b w:val="0"/>
          <w:sz w:val="28"/>
          <w:szCs w:val="28"/>
        </w:rPr>
        <w:t>Данный раздел содержит описание служебных сервисов для проверки доступности сервисов и других служебных функций.</w:t>
      </w:r>
    </w:p>
    <w:p w14:paraId="4BA4A62C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453" w:name="_Toc55203590"/>
      <w:bookmarkStart w:id="454" w:name="_Toc226629424"/>
      <w:r w:rsidRPr="00B14034">
        <w:rPr>
          <w:rStyle w:val="ad"/>
          <w:rFonts w:ascii="Times New Roman" w:hAnsi="Times New Roman" w:cs="Times New Roman"/>
          <w:color w:val="auto"/>
        </w:rPr>
        <w:t>2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>.</w:t>
      </w:r>
      <w:r w:rsidR="00AD4B63" w:rsidRPr="00B14034">
        <w:rPr>
          <w:rStyle w:val="ad"/>
          <w:rFonts w:ascii="Times New Roman" w:hAnsi="Times New Roman" w:cs="Times New Roman"/>
          <w:color w:val="auto"/>
        </w:rPr>
        <w:t>1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GetIP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(GET)</w:t>
      </w:r>
      <w:bookmarkEnd w:id="453"/>
      <w:bookmarkEnd w:id="454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0687C0B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Сервис возвращает IP-адрес вызвавшего запрос клиента.</w:t>
      </w:r>
    </w:p>
    <w:p w14:paraId="20F951C6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</w:t>
      </w:r>
      <w:r w:rsidRPr="00B1403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7C2E73C" w14:textId="634A439E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Curl --location --request GET 'localhost: </w:t>
      </w:r>
      <w:ins w:id="455" w:author="Бумай Елена Юрьевна [2]" w:date="2026-05-20T13:00:00Z">
        <w:r w:rsidR="005135DA" w:rsidRPr="005135DA">
          <w:rPr>
            <w:rFonts w:ascii="Times New Roman" w:eastAsiaTheme="majorEastAsia" w:hAnsi="Times New Roman" w:cs="Times New Roman"/>
            <w:i/>
            <w:sz w:val="28"/>
            <w:szCs w:val="28"/>
            <w:lang w:val="en-US"/>
            <w:rPrChange w:id="456" w:author="Бумай Елена Юрьевна [2]" w:date="2026-05-20T13:00:00Z">
              <w:rPr>
                <w:rFonts w:ascii="Times New Roman" w:eastAsiaTheme="majorEastAsia" w:hAnsi="Times New Roman" w:cs="Times New Roman"/>
                <w:i/>
                <w:sz w:val="28"/>
                <w:szCs w:val="28"/>
              </w:rPr>
            </w:rPrChange>
          </w:rPr>
          <w:t>10116</w:t>
        </w:r>
      </w:ins>
      <w:del w:id="457" w:author="Бумай Елена Юрьевна [2]" w:date="2026-05-20T13:00:00Z">
        <w:r w:rsidRPr="008A4046" w:rsidDel="005135DA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/core/service/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GetIP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'</w:t>
      </w:r>
    </w:p>
    <w:p w14:paraId="2B2D9528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922E5B" w:rsidRPr="00B14034" w14:paraId="2C8835B5" w14:textId="77777777" w:rsidTr="00922E5B">
        <w:tc>
          <w:tcPr>
            <w:tcW w:w="704" w:type="dxa"/>
          </w:tcPr>
          <w:p w14:paraId="0EBFE764" w14:textId="77777777" w:rsidR="00922E5B" w:rsidRPr="00B14034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731CA238" w14:textId="77777777" w:rsidR="00922E5B" w:rsidRPr="00B14034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2E5B" w:rsidRPr="00B14034" w14:paraId="2C31464D" w14:textId="77777777" w:rsidTr="00922E5B">
        <w:tc>
          <w:tcPr>
            <w:tcW w:w="704" w:type="dxa"/>
          </w:tcPr>
          <w:p w14:paraId="008121DF" w14:textId="77777777" w:rsidR="00922E5B" w:rsidRPr="008A4046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8A4046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74FD1591" w14:textId="77777777" w:rsidR="00922E5B" w:rsidRPr="00B14034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922E5B" w:rsidRPr="00B14034" w14:paraId="1826B1A7" w14:textId="77777777" w:rsidTr="00922E5B">
        <w:tc>
          <w:tcPr>
            <w:tcW w:w="704" w:type="dxa"/>
          </w:tcPr>
          <w:p w14:paraId="7962C944" w14:textId="77777777" w:rsidR="00922E5B" w:rsidRPr="008A4046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8A4046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5DD038FA" w14:textId="77777777" w:rsidR="00922E5B" w:rsidRPr="00B14034" w:rsidRDefault="00202B43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922E5B" w:rsidRPr="00B14034" w14:paraId="7DC3273B" w14:textId="77777777" w:rsidTr="00922E5B">
        <w:tc>
          <w:tcPr>
            <w:tcW w:w="704" w:type="dxa"/>
          </w:tcPr>
          <w:p w14:paraId="1F7A1D8D" w14:textId="77777777" w:rsidR="00922E5B" w:rsidRPr="008A4046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8A4046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2ACC6172" w14:textId="77777777" w:rsidR="00922E5B" w:rsidRPr="00B14034" w:rsidRDefault="00202B43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922E5B" w:rsidRPr="00B14034" w14:paraId="6E2CC327" w14:textId="77777777" w:rsidTr="00922E5B">
        <w:tc>
          <w:tcPr>
            <w:tcW w:w="704" w:type="dxa"/>
          </w:tcPr>
          <w:p w14:paraId="42C4F3F3" w14:textId="77777777" w:rsidR="00922E5B" w:rsidRPr="008A4046" w:rsidRDefault="00922E5B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8A4046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18CF9250" w14:textId="77777777" w:rsidR="00922E5B" w:rsidRPr="00B14034" w:rsidRDefault="00202B43" w:rsidP="00AD4B63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4647A2EF" w14:textId="77777777" w:rsidR="00922E5B" w:rsidRPr="00B14034" w:rsidRDefault="00922E5B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54276B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p w14:paraId="21D1977D" w14:textId="77777777" w:rsidR="004D5E59" w:rsidRPr="00B14034" w:rsidRDefault="004D5E59" w:rsidP="003C42A6">
      <w:pPr>
        <w:spacing w:after="0"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B14034">
        <w:rPr>
          <w:rFonts w:ascii="Times New Roman" w:hAnsi="Times New Roman" w:cs="Times New Roman"/>
          <w:i/>
          <w:sz w:val="20"/>
          <w:szCs w:val="20"/>
        </w:rPr>
        <w:t>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ResponseTime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 xml:space="preserve"> – Время выдачи ответа</w:t>
      </w:r>
    </w:p>
    <w:p w14:paraId="00AD48B1" w14:textId="77777777" w:rsidR="004D5E59" w:rsidRPr="00B14034" w:rsidRDefault="004D5E59" w:rsidP="003C42A6">
      <w:pPr>
        <w:spacing w:after="0" w:line="240" w:lineRule="atLeast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X-Version – </w:t>
      </w:r>
      <w:r w:rsidRPr="00B14034">
        <w:rPr>
          <w:rFonts w:ascii="Times New Roman" w:hAnsi="Times New Roman" w:cs="Times New Roman"/>
          <w:i/>
          <w:sz w:val="20"/>
          <w:szCs w:val="20"/>
        </w:rPr>
        <w:t>Версия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API</w:t>
      </w:r>
    </w:p>
    <w:p w14:paraId="12CA5D35" w14:textId="77777777" w:rsidR="004D5E59" w:rsidRPr="00B14034" w:rsidRDefault="004D5E59" w:rsidP="003C42A6">
      <w:pPr>
        <w:spacing w:after="0" w:line="240" w:lineRule="atLeast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X-Content-Length – </w:t>
      </w:r>
      <w:r w:rsidRPr="00B14034">
        <w:rPr>
          <w:rFonts w:ascii="Times New Roman" w:hAnsi="Times New Roman" w:cs="Times New Roman"/>
          <w:i/>
          <w:sz w:val="20"/>
          <w:szCs w:val="20"/>
        </w:rPr>
        <w:t>Дублирует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служебное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поле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Content-Length</w:t>
      </w:r>
    </w:p>
    <w:p w14:paraId="786688D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BODY: </w:t>
      </w:r>
    </w:p>
    <w:p w14:paraId="109D0D4B" w14:textId="77777777" w:rsidR="004D5E59" w:rsidRPr="00B14034" w:rsidRDefault="004D5E59" w:rsidP="003C42A6">
      <w:pPr>
        <w:spacing w:after="0"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7413BC4D" w14:textId="77777777" w:rsidR="004D5E59" w:rsidRPr="00B14034" w:rsidRDefault="004D5E59" w:rsidP="003C42A6">
      <w:pPr>
        <w:spacing w:after="0"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result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 xml:space="preserve">": </w:t>
      </w:r>
      <w:proofErr w:type="gramStart"/>
      <w:r w:rsidRPr="00B14034">
        <w:rPr>
          <w:rFonts w:ascii="Times New Roman" w:hAnsi="Times New Roman" w:cs="Times New Roman"/>
          <w:i/>
          <w:sz w:val="20"/>
          <w:szCs w:val="20"/>
        </w:rPr>
        <w:t>"::</w:t>
      </w:r>
      <w:proofErr w:type="gramEnd"/>
      <w:r w:rsidRPr="00B14034">
        <w:rPr>
          <w:rFonts w:ascii="Times New Roman" w:hAnsi="Times New Roman" w:cs="Times New Roman"/>
          <w:i/>
          <w:sz w:val="20"/>
          <w:szCs w:val="20"/>
        </w:rPr>
        <w:t>1"</w:t>
      </w:r>
    </w:p>
    <w:p w14:paraId="342BCFCF" w14:textId="77777777" w:rsidR="004D5E59" w:rsidRPr="00B14034" w:rsidRDefault="004D5E59" w:rsidP="003C42A6">
      <w:pPr>
        <w:spacing w:after="0"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0FCFF92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3896863E" w14:textId="393220DB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i/>
          <w:color w:val="000000"/>
          <w:sz w:val="20"/>
          <w:szCs w:val="20"/>
          <w:u w:val="single"/>
          <w:shd w:val="clear" w:color="auto" w:fill="FAFAFA"/>
          <w:lang w:val="en-US"/>
        </w:rPr>
      </w:pPr>
      <w:ins w:id="458" w:author="Бумай Елена Юрьевна [2]" w:date="2026-05-20T14:09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begin"/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 HYPERLINK "</w:instrText>
        </w:r>
      </w:ins>
      <w:r w:rsidRPr="00C757BB">
        <w:rPr>
          <w:lang w:val="en-US"/>
          <w:rPrChange w:id="459" w:author="Бумай Елена Юрьевна [2]" w:date="2026-08-05T11:29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http://host:</w:instrText>
      </w:r>
      <w:ins w:id="460" w:author="Бумай Елена Юрьевна [2]" w:date="2026-05-20T14:09:00Z">
        <w:r w:rsidRPr="00181202">
          <w:rPr>
            <w:lang w:val="en-US"/>
            <w:rPrChange w:id="461" w:author="Бумай Елена Юрьевна [2]" w:date="2026-07-06T15:07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Pr="00C757BB">
        <w:rPr>
          <w:lang w:val="en-US"/>
          <w:rPrChange w:id="462" w:author="Бумай Елена Юрьевна [2]" w:date="2026-08-05T11:29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 xml:space="preserve">/core/service/GetIP </w:instrText>
      </w:r>
      <w:ins w:id="463" w:author="Бумай Елена Юрьевна [2]" w:date="2026-05-20T14:09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" </w:instrText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464" w:author="Бумай Елена Юрьевна [2]" w:date="2026-05-20T14:09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http://host:</w:t>
      </w:r>
      <w:del w:id="465" w:author="Бумай Елена Юрьевна [2]" w:date="2026-05-20T14:09:00Z">
        <w:r w:rsidRPr="00A51C56" w:rsidDel="00D0059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  <w:rPrChange w:id="466" w:author="Бумай Елена Юрьевна [2]" w:date="2026-05-20T14:09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  <w:lang w:val="en-US"/>
              </w:rPr>
            </w:rPrChange>
          </w:rPr>
          <w:delText>8080</w:delText>
        </w:r>
      </w:del>
      <w:ins w:id="467" w:author="Бумай Елена Юрьевна [2]" w:date="2026-05-20T14:09:00Z">
        <w:r w:rsidRPr="0018120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  <w:rPrChange w:id="468" w:author="Бумай Елена Юрьевна [2]" w:date="2026-07-06T15:07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469" w:author="Бумай Елена Юрьевна [2]" w:date="2026-05-20T14:09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 xml:space="preserve">/core/service/GetIP </w:t>
      </w:r>
      <w:ins w:id="470" w:author="Бумай Елена Юрьевна [2]" w:date="2026-05-20T14:09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end"/>
        </w:r>
      </w:ins>
    </w:p>
    <w:p w14:paraId="01A8C508" w14:textId="77777777" w:rsidR="004D5E59" w:rsidRPr="008A4046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  <w:lang w:val="en-US"/>
        </w:rPr>
      </w:pPr>
      <w:bookmarkStart w:id="471" w:name="_Toc55203592"/>
      <w:bookmarkStart w:id="472" w:name="_Toc226629425"/>
      <w:r w:rsidRPr="008A4046">
        <w:rPr>
          <w:rStyle w:val="ad"/>
          <w:rFonts w:ascii="Times New Roman" w:hAnsi="Times New Roman" w:cs="Times New Roman"/>
          <w:color w:val="auto"/>
          <w:lang w:val="en-US"/>
        </w:rPr>
        <w:t>2</w:t>
      </w:r>
      <w:r w:rsidR="004D5E59" w:rsidRPr="008A4046">
        <w:rPr>
          <w:rStyle w:val="ad"/>
          <w:rFonts w:ascii="Times New Roman" w:hAnsi="Times New Roman" w:cs="Times New Roman"/>
          <w:color w:val="auto"/>
          <w:lang w:val="en-US"/>
        </w:rPr>
        <w:t>.</w:t>
      </w:r>
      <w:r w:rsidR="00AD4B63" w:rsidRPr="008A4046">
        <w:rPr>
          <w:rStyle w:val="ad"/>
          <w:rFonts w:ascii="Times New Roman" w:hAnsi="Times New Roman" w:cs="Times New Roman"/>
          <w:color w:val="auto"/>
          <w:lang w:val="en-US"/>
        </w:rPr>
        <w:t>2</w:t>
      </w:r>
      <w:r w:rsidR="004D5E59" w:rsidRPr="008A4046">
        <w:rPr>
          <w:rStyle w:val="ad"/>
          <w:rFonts w:ascii="Times New Roman" w:hAnsi="Times New Roman" w:cs="Times New Roman"/>
          <w:color w:val="auto"/>
          <w:lang w:val="en-US"/>
        </w:rPr>
        <w:t xml:space="preserve"> Echo (GET)</w:t>
      </w:r>
      <w:bookmarkEnd w:id="471"/>
      <w:bookmarkEnd w:id="472"/>
      <w:r w:rsidR="004D5E59" w:rsidRPr="008A4046">
        <w:rPr>
          <w:rStyle w:val="ad"/>
          <w:rFonts w:ascii="Times New Roman" w:hAnsi="Times New Roman" w:cs="Times New Roman"/>
          <w:color w:val="auto"/>
          <w:lang w:val="en-US"/>
        </w:rPr>
        <w:t xml:space="preserve"> </w:t>
      </w:r>
    </w:p>
    <w:p w14:paraId="429B627A" w14:textId="77777777" w:rsidR="004D5E59" w:rsidRPr="00B14034" w:rsidRDefault="004D5E59" w:rsidP="00C54777">
      <w:pPr>
        <w:spacing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Сервис предоставляет возможность получить ответ от сервера в сети, таким образом можно проверять доступен сервер или нет.</w:t>
      </w:r>
    </w:p>
    <w:p w14:paraId="5E1DC05B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366946CA" w14:textId="0816ED0A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Curl --location --request GET 'localhost: </w:t>
      </w:r>
      <w:del w:id="473" w:author="Бумай Елена Юрьевна [2]" w:date="2026-05-20T14:09:00Z">
        <w:r w:rsidRPr="008A4046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ins w:id="474" w:author="Бумай Елена Юрьевна [2]" w:date="2026-05-20T14:09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475" w:author="Бумай Елена Юрьевна [2]" w:date="2026-05-20T14:09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/core/service/Echo'</w:t>
      </w:r>
    </w:p>
    <w:p w14:paraId="7FCD8427" w14:textId="77777777" w:rsidR="003C42A6" w:rsidRPr="00B14034" w:rsidRDefault="003C42A6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A53C508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lastRenderedPageBreak/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AD4B63" w:rsidRPr="00B14034" w14:paraId="12D7277A" w14:textId="77777777" w:rsidTr="00C13BD2">
        <w:tc>
          <w:tcPr>
            <w:tcW w:w="704" w:type="dxa"/>
          </w:tcPr>
          <w:p w14:paraId="4ABA76EF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6E717D0C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D4B63" w:rsidRPr="00B14034" w14:paraId="3E254B2F" w14:textId="77777777" w:rsidTr="00C13BD2">
        <w:tc>
          <w:tcPr>
            <w:tcW w:w="704" w:type="dxa"/>
          </w:tcPr>
          <w:p w14:paraId="63123F5F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4E16075D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AD4B63" w:rsidRPr="00B14034" w14:paraId="5755692D" w14:textId="77777777" w:rsidTr="00C13BD2">
        <w:tc>
          <w:tcPr>
            <w:tcW w:w="704" w:type="dxa"/>
          </w:tcPr>
          <w:p w14:paraId="37C22018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2D560047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AD4B63" w:rsidRPr="00B14034" w14:paraId="7523B869" w14:textId="77777777" w:rsidTr="00C13BD2">
        <w:tc>
          <w:tcPr>
            <w:tcW w:w="704" w:type="dxa"/>
          </w:tcPr>
          <w:p w14:paraId="02B0C4D5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527BDEEB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AD4B63" w:rsidRPr="00B14034" w14:paraId="03BCDF48" w14:textId="77777777" w:rsidTr="00C13BD2">
        <w:tc>
          <w:tcPr>
            <w:tcW w:w="704" w:type="dxa"/>
          </w:tcPr>
          <w:p w14:paraId="76667938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54455AE5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7FCE89B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318568E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p w14:paraId="661532E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B14034">
        <w:rPr>
          <w:rFonts w:ascii="Times New Roman" w:hAnsi="Times New Roman" w:cs="Times New Roman"/>
          <w:i/>
          <w:sz w:val="20"/>
          <w:szCs w:val="20"/>
        </w:rPr>
        <w:t>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ResponseTime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 xml:space="preserve"> – Время выдачи ответа</w:t>
      </w:r>
    </w:p>
    <w:p w14:paraId="564F172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X-Version – </w:t>
      </w:r>
      <w:r w:rsidRPr="00B14034">
        <w:rPr>
          <w:rFonts w:ascii="Times New Roman" w:hAnsi="Times New Roman" w:cs="Times New Roman"/>
          <w:i/>
          <w:sz w:val="20"/>
          <w:szCs w:val="20"/>
        </w:rPr>
        <w:t>Версия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API</w:t>
      </w:r>
    </w:p>
    <w:p w14:paraId="3338B67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X-Content-Length – </w:t>
      </w:r>
      <w:r w:rsidRPr="00B14034">
        <w:rPr>
          <w:rFonts w:ascii="Times New Roman" w:hAnsi="Times New Roman" w:cs="Times New Roman"/>
          <w:i/>
          <w:sz w:val="20"/>
          <w:szCs w:val="20"/>
        </w:rPr>
        <w:t>Дублирует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служебное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поле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Content-Length</w:t>
      </w:r>
    </w:p>
    <w:p w14:paraId="21BDF2DE" w14:textId="77777777" w:rsidR="003C42A6" w:rsidRPr="00B14034" w:rsidRDefault="003C42A6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0F1AE221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ответа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BODY: </w:t>
      </w:r>
    </w:p>
    <w:p w14:paraId="1561B74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60C1B7FF" w14:textId="77777777" w:rsidR="004D5E59" w:rsidRPr="00AB1435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"result": "Echo: Hello user! </w:t>
      </w:r>
      <w:r w:rsidRPr="008A4046">
        <w:rPr>
          <w:rFonts w:ascii="Times New Roman" w:hAnsi="Times New Roman" w:cs="Times New Roman"/>
          <w:i/>
          <w:sz w:val="20"/>
          <w:szCs w:val="20"/>
        </w:rPr>
        <w:t>Версия</w:t>
      </w:r>
      <w:r w:rsidRPr="00AB1435">
        <w:rPr>
          <w:rFonts w:ascii="Times New Roman" w:hAnsi="Times New Roman" w:cs="Times New Roman"/>
          <w:i/>
          <w:sz w:val="20"/>
          <w:szCs w:val="20"/>
        </w:rPr>
        <w:t xml:space="preserve"> .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NET</w:t>
      </w:r>
      <w:r w:rsidRPr="00AB1435">
        <w:rPr>
          <w:rFonts w:ascii="Times New Roman" w:hAnsi="Times New Roman" w:cs="Times New Roman"/>
          <w:i/>
          <w:sz w:val="20"/>
          <w:szCs w:val="20"/>
        </w:rPr>
        <w:t xml:space="preserve"> 4.7.2 </w:t>
      </w:r>
      <w:r w:rsidRPr="008A4046">
        <w:rPr>
          <w:rFonts w:ascii="Times New Roman" w:hAnsi="Times New Roman" w:cs="Times New Roman"/>
          <w:i/>
          <w:sz w:val="20"/>
          <w:szCs w:val="20"/>
        </w:rPr>
        <w:t>Время</w:t>
      </w:r>
      <w:r w:rsidRPr="00AB1435">
        <w:rPr>
          <w:rFonts w:ascii="Times New Roman" w:hAnsi="Times New Roman" w:cs="Times New Roman"/>
          <w:i/>
          <w:sz w:val="20"/>
          <w:szCs w:val="20"/>
        </w:rPr>
        <w:t>-</w:t>
      </w:r>
      <w:r w:rsidRPr="008A4046">
        <w:rPr>
          <w:rFonts w:ascii="Times New Roman" w:hAnsi="Times New Roman" w:cs="Times New Roman"/>
          <w:i/>
          <w:sz w:val="20"/>
          <w:szCs w:val="20"/>
        </w:rPr>
        <w:t>дата</w:t>
      </w:r>
      <w:r w:rsidRPr="00AB1435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8A4046">
        <w:rPr>
          <w:rFonts w:ascii="Times New Roman" w:hAnsi="Times New Roman" w:cs="Times New Roman"/>
          <w:i/>
          <w:sz w:val="20"/>
          <w:szCs w:val="20"/>
        </w:rPr>
        <w:t>сервера</w:t>
      </w:r>
      <w:r w:rsidRPr="00AB1435">
        <w:rPr>
          <w:rFonts w:ascii="Times New Roman" w:hAnsi="Times New Roman" w:cs="Times New Roman"/>
          <w:i/>
          <w:sz w:val="20"/>
          <w:szCs w:val="20"/>
        </w:rPr>
        <w:t>: 17.11.2020 16:17:58"</w:t>
      </w:r>
    </w:p>
    <w:p w14:paraId="02BCA63B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}</w:t>
      </w:r>
    </w:p>
    <w:p w14:paraId="1A41CAD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690ECCA1" w14:textId="3406A137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0"/>
          <w:szCs w:val="20"/>
          <w:u w:val="single"/>
          <w:shd w:val="clear" w:color="auto" w:fill="FAFAFA"/>
        </w:rPr>
      </w:pPr>
      <w:ins w:id="476" w:author="Бумай Елена Юрьевна [2]" w:date="2026-05-20T14:09:00Z">
        <w:r>
          <w:rPr>
            <w:rFonts w:ascii="Times New Roman" w:hAnsi="Times New Roman" w:cs="Times New Roman"/>
            <w:i/>
            <w:sz w:val="20"/>
            <w:szCs w:val="20"/>
            <w:shd w:val="clear" w:color="auto" w:fill="FAFAFA"/>
          </w:rPr>
          <w:fldChar w:fldCharType="begin"/>
        </w:r>
        <w:r>
          <w:rPr>
            <w:rFonts w:ascii="Times New Roman" w:hAnsi="Times New Roman" w:cs="Times New Roman"/>
            <w:i/>
            <w:sz w:val="20"/>
            <w:szCs w:val="20"/>
            <w:shd w:val="clear" w:color="auto" w:fill="FAFAFA"/>
          </w:rPr>
          <w:instrText xml:space="preserve"> HYPERLINK "</w:instrText>
        </w:r>
      </w:ins>
      <w:r w:rsidRPr="00D00592">
        <w:rPr>
          <w:rPrChange w:id="477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http://</w:instrText>
      </w:r>
      <w:r w:rsidRPr="00D00592">
        <w:rPr>
          <w:rPrChange w:id="478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host</w:instrText>
      </w:r>
      <w:r w:rsidRPr="00D00592">
        <w:rPr>
          <w:rPrChange w:id="479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:</w:instrText>
      </w:r>
      <w:ins w:id="480" w:author="Бумай Елена Юрьевна [2]" w:date="2026-05-20T14:09:00Z">
        <w:r w:rsidRPr="00D00592">
          <w:rPr>
            <w:rPrChange w:id="481" w:author="Бумай Елена Юрьевна [2]" w:date="2026-05-20T14:09:00Z">
              <w:rPr>
                <w:rStyle w:val="af"/>
                <w:rFonts w:ascii="Times New Roman" w:hAnsi="Times New Roman" w:cs="Times New Roman"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482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483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core</w:instrText>
      </w:r>
      <w:r w:rsidRPr="00D00592">
        <w:rPr>
          <w:rPrChange w:id="484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/service/Echo</w:instrText>
      </w:r>
      <w:ins w:id="485" w:author="Бумай Елена Юрьевна [2]" w:date="2026-05-20T14:09:00Z">
        <w:r>
          <w:rPr>
            <w:rFonts w:ascii="Times New Roman" w:hAnsi="Times New Roman" w:cs="Times New Roman"/>
            <w:i/>
            <w:sz w:val="20"/>
            <w:szCs w:val="20"/>
            <w:shd w:val="clear" w:color="auto" w:fill="FAFAFA"/>
          </w:rPr>
          <w:instrText xml:space="preserve">" </w:instrText>
        </w:r>
        <w:r>
          <w:rPr>
            <w:rFonts w:ascii="Times New Roman" w:hAnsi="Times New Roman" w:cs="Times New Roman"/>
            <w:i/>
            <w:sz w:val="20"/>
            <w:szCs w:val="20"/>
            <w:shd w:val="clear" w:color="auto" w:fill="FAFAFA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86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http://</w:t>
      </w:r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lang w:val="en-US"/>
          <w:rPrChange w:id="487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host</w:t>
      </w:r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88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:</w:t>
      </w:r>
      <w:del w:id="489" w:author="Бумай Елена Юрьевна [2]" w:date="2026-05-20T14:09:00Z">
        <w:r w:rsidRPr="00A51C56" w:rsidDel="00D00592">
          <w:rPr>
            <w:rStyle w:val="af"/>
            <w:rFonts w:ascii="Times New Roman" w:hAnsi="Times New Roman" w:cs="Times New Roman"/>
            <w:i/>
            <w:sz w:val="20"/>
            <w:szCs w:val="20"/>
            <w:shd w:val="clear" w:color="auto" w:fill="FAFAFA"/>
            <w:rPrChange w:id="490" w:author="Бумай Елена Юрьевна [2]" w:date="2026-05-20T14:09:00Z">
              <w:rPr>
                <w:rStyle w:val="af"/>
                <w:rFonts w:ascii="Times New Roman" w:hAnsi="Times New Roman" w:cs="Times New Roman"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delText>8080</w:delText>
        </w:r>
      </w:del>
      <w:ins w:id="491" w:author="Бумай Елена Юрьевна [2]" w:date="2026-05-20T14:09:00Z">
        <w:r w:rsidRPr="00A51C56">
          <w:rPr>
            <w:rStyle w:val="af"/>
            <w:rFonts w:ascii="Times New Roman" w:hAnsi="Times New Roman" w:cs="Times New Roman"/>
            <w:i/>
            <w:sz w:val="20"/>
            <w:szCs w:val="20"/>
            <w:shd w:val="clear" w:color="auto" w:fill="FAFAFA"/>
            <w:rPrChange w:id="492" w:author="Бумай Елена Юрьевна [2]" w:date="2026-05-20T14:09:00Z">
              <w:rPr>
                <w:rStyle w:val="af"/>
                <w:rFonts w:ascii="Times New Roman" w:hAnsi="Times New Roman" w:cs="Times New Roman"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93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lang w:val="en-US"/>
          <w:rPrChange w:id="494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core</w:t>
      </w:r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95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96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service</w:t>
      </w:r>
      <w:proofErr w:type="spellEnd"/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97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i/>
          <w:sz w:val="20"/>
          <w:szCs w:val="20"/>
          <w:shd w:val="clear" w:color="auto" w:fill="FAFAFA"/>
          <w:rPrChange w:id="498" w:author="Бумай Елена Юрьевна [2]" w:date="2026-05-20T14:09:00Z">
            <w:rPr>
              <w:rStyle w:val="af"/>
              <w:rFonts w:ascii="Times New Roman" w:hAnsi="Times New Roman" w:cs="Times New Roman"/>
              <w:i/>
              <w:color w:val="auto"/>
              <w:sz w:val="20"/>
              <w:szCs w:val="20"/>
              <w:shd w:val="clear" w:color="auto" w:fill="FAFAFA"/>
            </w:rPr>
          </w:rPrChange>
        </w:rPr>
        <w:t>Echo</w:t>
      </w:r>
      <w:proofErr w:type="spellEnd"/>
      <w:ins w:id="499" w:author="Бумай Елена Юрьевна [2]" w:date="2026-05-20T14:09:00Z">
        <w:r>
          <w:rPr>
            <w:rFonts w:ascii="Times New Roman" w:hAnsi="Times New Roman" w:cs="Times New Roman"/>
            <w:i/>
            <w:sz w:val="20"/>
            <w:szCs w:val="20"/>
            <w:shd w:val="clear" w:color="auto" w:fill="FAFAFA"/>
          </w:rPr>
          <w:fldChar w:fldCharType="end"/>
        </w:r>
      </w:ins>
    </w:p>
    <w:p w14:paraId="77CD345F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500" w:name="_Toc55203593"/>
      <w:bookmarkStart w:id="501" w:name="_Toc226629426"/>
      <w:r w:rsidRPr="00B14034">
        <w:rPr>
          <w:rStyle w:val="ad"/>
          <w:rFonts w:ascii="Times New Roman" w:hAnsi="Times New Roman" w:cs="Times New Roman"/>
          <w:color w:val="auto"/>
        </w:rPr>
        <w:t>2</w:t>
      </w:r>
      <w:r w:rsidR="00AD4B63" w:rsidRPr="00B14034">
        <w:rPr>
          <w:rStyle w:val="ad"/>
          <w:rFonts w:ascii="Times New Roman" w:hAnsi="Times New Roman" w:cs="Times New Roman"/>
          <w:color w:val="auto"/>
        </w:rPr>
        <w:t>.3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Version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(GET)</w:t>
      </w:r>
      <w:bookmarkEnd w:id="500"/>
      <w:bookmarkEnd w:id="501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165F1255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 xml:space="preserve">Сервис предоставляет возможность узнать версию </w:t>
      </w:r>
      <w:r w:rsidRPr="00B1403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14034">
        <w:rPr>
          <w:rFonts w:ascii="Times New Roman" w:hAnsi="Times New Roman" w:cs="Times New Roman"/>
          <w:sz w:val="28"/>
          <w:szCs w:val="28"/>
        </w:rPr>
        <w:t xml:space="preserve"> сервера.</w:t>
      </w:r>
    </w:p>
    <w:p w14:paraId="584EF70F" w14:textId="77777777" w:rsidR="004D5E59" w:rsidRPr="00C757BB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Curl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6868CC6B" w14:textId="1F0803C8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Curl --location --request GET 'localhost: </w:t>
      </w:r>
      <w:del w:id="502" w:author="Бумай Елена Юрьевна [2]" w:date="2026-05-20T14:09:00Z">
        <w:r w:rsidRPr="008A4046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ins w:id="503" w:author="Бумай Елена Юрьевна [2]" w:date="2026-05-20T14:09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504" w:author="Бумай Елена Юрьевна [2]" w:date="2026-05-20T14:09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/core/service/Version'</w:t>
      </w:r>
    </w:p>
    <w:p w14:paraId="17771A2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AD4B63" w:rsidRPr="00B14034" w14:paraId="719B0F5D" w14:textId="77777777" w:rsidTr="003C42A6">
        <w:tc>
          <w:tcPr>
            <w:tcW w:w="1395" w:type="dxa"/>
          </w:tcPr>
          <w:p w14:paraId="4F326E75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950" w:type="dxa"/>
          </w:tcPr>
          <w:p w14:paraId="5CC44BC1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D4B63" w:rsidRPr="00B14034" w14:paraId="79A1606B" w14:textId="77777777" w:rsidTr="003C42A6">
        <w:tc>
          <w:tcPr>
            <w:tcW w:w="1395" w:type="dxa"/>
          </w:tcPr>
          <w:p w14:paraId="64A96456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7950" w:type="dxa"/>
          </w:tcPr>
          <w:p w14:paraId="517B1354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AD4B63" w:rsidRPr="00B14034" w14:paraId="15A8D0C9" w14:textId="77777777" w:rsidTr="003C42A6">
        <w:tc>
          <w:tcPr>
            <w:tcW w:w="1395" w:type="dxa"/>
          </w:tcPr>
          <w:p w14:paraId="3EFCE015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7950" w:type="dxa"/>
          </w:tcPr>
          <w:p w14:paraId="062D5F2C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AD4B63" w:rsidRPr="00B14034" w14:paraId="3D452A31" w14:textId="77777777" w:rsidTr="003C42A6">
        <w:tc>
          <w:tcPr>
            <w:tcW w:w="1395" w:type="dxa"/>
          </w:tcPr>
          <w:p w14:paraId="085E7289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7950" w:type="dxa"/>
          </w:tcPr>
          <w:p w14:paraId="2A5C9822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AD4B63" w:rsidRPr="00B14034" w14:paraId="23E0568F" w14:textId="77777777" w:rsidTr="003C42A6">
        <w:tc>
          <w:tcPr>
            <w:tcW w:w="1395" w:type="dxa"/>
          </w:tcPr>
          <w:p w14:paraId="21706B7A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7950" w:type="dxa"/>
          </w:tcPr>
          <w:p w14:paraId="70D7DA58" w14:textId="77777777" w:rsidR="00AD4B63" w:rsidRPr="00B14034" w:rsidRDefault="00AD4B63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706577B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7FAE005D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p w14:paraId="5150F72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B14034">
        <w:rPr>
          <w:rFonts w:ascii="Times New Roman" w:hAnsi="Times New Roman" w:cs="Times New Roman"/>
          <w:i/>
          <w:sz w:val="20"/>
          <w:szCs w:val="20"/>
        </w:rPr>
        <w:t>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ResponseTime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 xml:space="preserve"> – Время выдачи ответа</w:t>
      </w:r>
    </w:p>
    <w:p w14:paraId="2A27823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B14034">
        <w:rPr>
          <w:rFonts w:ascii="Times New Roman" w:hAnsi="Times New Roman" w:cs="Times New Roman"/>
          <w:i/>
          <w:sz w:val="20"/>
          <w:szCs w:val="20"/>
        </w:rPr>
        <w:t>-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Version</w:t>
      </w:r>
      <w:r w:rsidRPr="00B14034">
        <w:rPr>
          <w:rFonts w:ascii="Times New Roman" w:hAnsi="Times New Roman" w:cs="Times New Roman"/>
          <w:i/>
          <w:sz w:val="20"/>
          <w:szCs w:val="20"/>
        </w:rPr>
        <w:t xml:space="preserve"> – Версия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API</w:t>
      </w:r>
    </w:p>
    <w:p w14:paraId="48BC58E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X-Content-Length – </w:t>
      </w:r>
      <w:r w:rsidRPr="00B14034">
        <w:rPr>
          <w:rFonts w:ascii="Times New Roman" w:hAnsi="Times New Roman" w:cs="Times New Roman"/>
          <w:i/>
          <w:sz w:val="20"/>
          <w:szCs w:val="20"/>
        </w:rPr>
        <w:t>Дублирует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служебное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поле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Content-Length</w:t>
      </w:r>
    </w:p>
    <w:p w14:paraId="7CAB10E5" w14:textId="77777777" w:rsidR="003C42A6" w:rsidRPr="00B14034" w:rsidRDefault="003C42A6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49B41AE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D77DC9E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{</w:t>
      </w:r>
    </w:p>
    <w:p w14:paraId="1A5759B1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result</w:t>
      </w:r>
      <w:r w:rsidRPr="008A4046">
        <w:rPr>
          <w:rFonts w:ascii="Times New Roman" w:hAnsi="Times New Roman" w:cs="Times New Roman"/>
          <w:i/>
          <w:sz w:val="20"/>
          <w:szCs w:val="20"/>
        </w:rPr>
        <w:t xml:space="preserve">": "Версия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API</w:t>
      </w:r>
      <w:r w:rsidRPr="008A4046">
        <w:rPr>
          <w:rFonts w:ascii="Times New Roman" w:hAnsi="Times New Roman" w:cs="Times New Roman"/>
          <w:i/>
          <w:sz w:val="20"/>
          <w:szCs w:val="20"/>
        </w:rPr>
        <w:t>: 1.2.7626.27451"</w:t>
      </w:r>
    </w:p>
    <w:p w14:paraId="241888EF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}</w:t>
      </w:r>
    </w:p>
    <w:p w14:paraId="5C4A040D" w14:textId="77777777" w:rsidR="003C42A6" w:rsidRPr="008A4046" w:rsidRDefault="003C42A6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1E8A4EA7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3AF80DAC" w14:textId="78DC16A8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0"/>
          <w:szCs w:val="20"/>
          <w:shd w:val="clear" w:color="auto" w:fill="FAFAFA"/>
        </w:rPr>
      </w:pPr>
      <w:r w:rsidRPr="00B14034">
        <w:rPr>
          <w:rFonts w:ascii="Times New Roman" w:hAnsi="Times New Roman" w:cs="Times New Roman"/>
          <w:sz w:val="20"/>
          <w:szCs w:val="20"/>
        </w:rPr>
        <w:t xml:space="preserve"> </w:t>
      </w:r>
      <w:ins w:id="505" w:author="Бумай Елена Юрьевна [2]" w:date="2026-05-20T14:10:00Z"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fldChar w:fldCharType="begin"/>
        </w:r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instrText xml:space="preserve"> HYPERLINK "</w:instrText>
        </w:r>
      </w:ins>
      <w:r w:rsidR="00D00592" w:rsidRPr="00D00592">
        <w:rPr>
          <w:rPrChange w:id="506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http://</w:instrText>
      </w:r>
      <w:r w:rsidR="00D00592" w:rsidRPr="00D00592">
        <w:rPr>
          <w:rPrChange w:id="507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host</w:instrText>
      </w:r>
      <w:r w:rsidR="00D00592" w:rsidRPr="00D00592">
        <w:rPr>
          <w:rPrChange w:id="508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:</w:instrText>
      </w:r>
      <w:ins w:id="509" w:author="Бумай Елена Юрьевна [2]" w:date="2026-05-20T14:09:00Z">
        <w:r w:rsidR="00D00592" w:rsidRPr="00D00592">
          <w:rPr>
            <w:rPrChange w:id="510" w:author="Бумай Елена Юрьевна [2]" w:date="2026-05-20T14:10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="00D00592" w:rsidRPr="00D00592">
        <w:rPr>
          <w:rPrChange w:id="511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="00D00592" w:rsidRPr="00D00592">
        <w:rPr>
          <w:rPrChange w:id="512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core</w:instrText>
      </w:r>
      <w:r w:rsidR="00D00592" w:rsidRPr="00D00592">
        <w:rPr>
          <w:rPrChange w:id="513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/service/Version</w:instrText>
      </w:r>
      <w:ins w:id="514" w:author="Бумай Елена Юрьевна [2]" w:date="2026-05-20T14:10:00Z"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instrText xml:space="preserve">" </w:instrText>
        </w:r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fldChar w:fldCharType="separate"/>
        </w:r>
      </w:ins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15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http://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516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host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17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:</w:t>
      </w:r>
      <w:del w:id="518" w:author="Бумай Елена Юрьевна [2]" w:date="2026-05-20T14:09:00Z">
        <w:r w:rsidR="00D00592" w:rsidRPr="00A51C56" w:rsidDel="00D0059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519" w:author="Бумай Елена Юрьевна [2]" w:date="2026-05-20T14:10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delText>8080</w:delText>
        </w:r>
      </w:del>
      <w:ins w:id="520" w:author="Бумай Елена Юрьевна [2]" w:date="2026-05-20T14:09:00Z">
        <w:r w:rsidR="00D00592" w:rsidRPr="00A51C56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521" w:author="Бумай Елена Юрьевна [2]" w:date="2026-05-20T14:10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22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523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core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24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25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service</w:t>
      </w:r>
      <w:proofErr w:type="spellEnd"/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26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27" w:author="Бумай Елена Юрьевна [2]" w:date="2026-05-20T14:10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Version</w:t>
      </w:r>
      <w:proofErr w:type="spellEnd"/>
      <w:ins w:id="528" w:author="Бумай Елена Юрьевна [2]" w:date="2026-05-20T14:10:00Z"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fldChar w:fldCharType="end"/>
        </w:r>
      </w:ins>
    </w:p>
    <w:p w14:paraId="59315161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529" w:name="_Toc226629427"/>
      <w:bookmarkStart w:id="530" w:name="_Toc55203616"/>
      <w:r w:rsidRPr="00B14034">
        <w:rPr>
          <w:rStyle w:val="ad"/>
          <w:rFonts w:ascii="Times New Roman" w:hAnsi="Times New Roman" w:cs="Times New Roman"/>
          <w:color w:val="auto"/>
        </w:rPr>
        <w:lastRenderedPageBreak/>
        <w:t>2</w:t>
      </w:r>
      <w:r w:rsidR="009D2720" w:rsidRPr="00B14034">
        <w:rPr>
          <w:rStyle w:val="ad"/>
          <w:rFonts w:ascii="Times New Roman" w:hAnsi="Times New Roman" w:cs="Times New Roman"/>
          <w:color w:val="auto"/>
        </w:rPr>
        <w:t>.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4.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GetStat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(GET)</w:t>
      </w:r>
      <w:bookmarkEnd w:id="529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540BE488" w14:textId="77777777" w:rsidR="004D5E59" w:rsidRPr="00B14034" w:rsidRDefault="004D5E59" w:rsidP="00C54777">
      <w:pPr>
        <w:spacing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Сервис выполняет получение метрики работы сервера в сокращенном виде.</w:t>
      </w:r>
    </w:p>
    <w:p w14:paraId="674B1DA1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47BC9CBA" w14:textId="72492C27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Curl --location --request GET 'http: //localhost:</w:t>
      </w:r>
      <w:del w:id="531" w:author="Бумай Елена Юрьевна [2]" w:date="2026-05-20T14:10:00Z">
        <w:r w:rsidRPr="008A4046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ins w:id="532" w:author="Бумай Елена Юрьевна [2]" w:date="2026-05-20T14:10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533" w:author="Бумай Елена Юрьевна [2]" w:date="2026-05-20T14:11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/core/service/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getstat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'</w:t>
      </w:r>
    </w:p>
    <w:p w14:paraId="29D57359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9D2720" w:rsidRPr="00B14034" w14:paraId="458F8471" w14:textId="77777777" w:rsidTr="00C13BD2">
        <w:tc>
          <w:tcPr>
            <w:tcW w:w="704" w:type="dxa"/>
          </w:tcPr>
          <w:p w14:paraId="7CB6E6C2" w14:textId="77777777" w:rsidR="009D2720" w:rsidRPr="00B14034" w:rsidRDefault="009D2720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0FBFA0FB" w14:textId="77777777" w:rsidR="009D2720" w:rsidRPr="00B14034" w:rsidRDefault="009D2720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D2720" w:rsidRPr="00B14034" w14:paraId="6FFC2C6E" w14:textId="77777777" w:rsidTr="00C13BD2">
        <w:tc>
          <w:tcPr>
            <w:tcW w:w="704" w:type="dxa"/>
          </w:tcPr>
          <w:p w14:paraId="2DD8B2ED" w14:textId="77777777" w:rsidR="009D2720" w:rsidRPr="00B14034" w:rsidRDefault="009D2720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6D54F9B3" w14:textId="77777777" w:rsidR="009D2720" w:rsidRPr="00B14034" w:rsidRDefault="009D2720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9D2720" w:rsidRPr="00B14034" w14:paraId="23946166" w14:textId="77777777" w:rsidTr="00C13BD2">
        <w:tc>
          <w:tcPr>
            <w:tcW w:w="704" w:type="dxa"/>
          </w:tcPr>
          <w:p w14:paraId="38416116" w14:textId="77777777" w:rsidR="009D2720" w:rsidRPr="00B14034" w:rsidRDefault="009D2720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3F365CD6" w14:textId="77777777" w:rsidR="009D2720" w:rsidRPr="00B14034" w:rsidRDefault="009D2720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9D2720" w:rsidRPr="00B14034" w14:paraId="485B6413" w14:textId="77777777" w:rsidTr="00C13BD2">
        <w:tc>
          <w:tcPr>
            <w:tcW w:w="704" w:type="dxa"/>
          </w:tcPr>
          <w:p w14:paraId="0E694FDD" w14:textId="77777777" w:rsidR="009D2720" w:rsidRPr="00B14034" w:rsidRDefault="009D2720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79298189" w14:textId="77777777" w:rsidR="009D2720" w:rsidRPr="00B14034" w:rsidRDefault="009D2720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9D2720" w:rsidRPr="00B14034" w14:paraId="52C66412" w14:textId="77777777" w:rsidTr="00C13BD2">
        <w:tc>
          <w:tcPr>
            <w:tcW w:w="704" w:type="dxa"/>
          </w:tcPr>
          <w:p w14:paraId="751AF7C1" w14:textId="77777777" w:rsidR="009D2720" w:rsidRPr="00B14034" w:rsidRDefault="009D2720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269F9290" w14:textId="77777777" w:rsidR="009D2720" w:rsidRPr="00B14034" w:rsidRDefault="009D2720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1FF9E48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p w14:paraId="50BFD3CC" w14:textId="77777777" w:rsidR="004D5E59" w:rsidRPr="00D22309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D22309">
        <w:rPr>
          <w:rFonts w:ascii="Times New Roman" w:hAnsi="Times New Roman" w:cs="Times New Roman"/>
          <w:i/>
          <w:sz w:val="20"/>
          <w:szCs w:val="20"/>
        </w:rPr>
        <w:t>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ResponseTime</w:t>
      </w:r>
      <w:proofErr w:type="spellEnd"/>
      <w:r w:rsidRPr="00D22309">
        <w:rPr>
          <w:rFonts w:ascii="Times New Roman" w:hAnsi="Times New Roman" w:cs="Times New Roman"/>
          <w:i/>
          <w:sz w:val="20"/>
          <w:szCs w:val="20"/>
        </w:rPr>
        <w:t xml:space="preserve"> – Время выдачи ответа</w:t>
      </w:r>
    </w:p>
    <w:p w14:paraId="6A2D1605" w14:textId="77777777" w:rsidR="004D5E59" w:rsidRPr="00D22309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D22309">
        <w:rPr>
          <w:rFonts w:ascii="Times New Roman" w:hAnsi="Times New Roman" w:cs="Times New Roman"/>
          <w:i/>
          <w:sz w:val="20"/>
          <w:szCs w:val="20"/>
        </w:rPr>
        <w:t>-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Version</w:t>
      </w:r>
      <w:r w:rsidRPr="00D22309">
        <w:rPr>
          <w:rFonts w:ascii="Times New Roman" w:hAnsi="Times New Roman" w:cs="Times New Roman"/>
          <w:i/>
          <w:sz w:val="20"/>
          <w:szCs w:val="20"/>
        </w:rPr>
        <w:t xml:space="preserve"> – Версия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API</w:t>
      </w:r>
    </w:p>
    <w:p w14:paraId="5EB2A0A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X-Content-Length –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Дублирует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служебное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поле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Content-Length</w:t>
      </w:r>
    </w:p>
    <w:p w14:paraId="05C9CA30" w14:textId="77777777" w:rsidR="003C42A6" w:rsidRPr="00B14034" w:rsidRDefault="003C42A6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295E4AA9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1630A37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{</w:t>
      </w:r>
    </w:p>
    <w:p w14:paraId="6F8BAB22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connect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online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коннектов одновременно",</w:t>
      </w:r>
    </w:p>
    <w:p w14:paraId="5C31184F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total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"5 всего запросов",</w:t>
      </w:r>
    </w:p>
    <w:p w14:paraId="627E6A5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total_send_data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": "0,00092 МБ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принято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данных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26C244B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total_receive_data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": "0,00767 МБ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отправлено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данных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05D2709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"service_1": {</w:t>
      </w:r>
    </w:p>
    <w:p w14:paraId="75369B29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</w:t>
      </w:r>
      <w:r w:rsidRPr="008A4046">
        <w:rPr>
          <w:rFonts w:ascii="Times New Roman" w:hAnsi="Times New Roman" w:cs="Times New Roman"/>
          <w:i/>
          <w:sz w:val="20"/>
          <w:szCs w:val="20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 - сервис 1",</w:t>
      </w:r>
    </w:p>
    <w:p w14:paraId="4AEB5E38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err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запросов, выполненных с ошибкой - сервис 1",</w:t>
      </w:r>
    </w:p>
    <w:p w14:paraId="428A5A98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send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"0,00000 МБ принято данных",</w:t>
      </w:r>
    </w:p>
    <w:p w14:paraId="50C2414D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receive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"0,00000 МБ отправлено данных"</w:t>
      </w:r>
    </w:p>
    <w:p w14:paraId="474FF6C5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},</w:t>
      </w:r>
    </w:p>
    <w:p w14:paraId="61BACE90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service</w:t>
      </w:r>
      <w:r w:rsidRPr="008A4046">
        <w:rPr>
          <w:rFonts w:ascii="Times New Roman" w:hAnsi="Times New Roman" w:cs="Times New Roman"/>
          <w:i/>
          <w:sz w:val="20"/>
          <w:szCs w:val="20"/>
        </w:rPr>
        <w:t>_2": {</w:t>
      </w:r>
    </w:p>
    <w:p w14:paraId="569352D6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 - сервис 2",</w:t>
      </w:r>
    </w:p>
    <w:p w14:paraId="6CDDC47D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err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запросов, выполненных с ошибкой - сервис 2",</w:t>
      </w:r>
    </w:p>
    <w:p w14:paraId="12C7ED11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send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"0,00000 МБ принято данных",</w:t>
      </w:r>
    </w:p>
    <w:p w14:paraId="1ADE702E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receive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"0,00000 МБ отправлено данных"</w:t>
      </w:r>
    </w:p>
    <w:p w14:paraId="628267BB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},</w:t>
      </w:r>
    </w:p>
    <w:p w14:paraId="3FD254AA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service</w:t>
      </w:r>
      <w:r w:rsidRPr="008A4046">
        <w:rPr>
          <w:rFonts w:ascii="Times New Roman" w:hAnsi="Times New Roman" w:cs="Times New Roman"/>
          <w:i/>
          <w:sz w:val="20"/>
          <w:szCs w:val="20"/>
        </w:rPr>
        <w:t>_3": {</w:t>
      </w:r>
    </w:p>
    <w:p w14:paraId="0306CE89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"5 всего запросов - сервис 3",</w:t>
      </w:r>
    </w:p>
    <w:p w14:paraId="372E09E7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err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запросов, выполненных с ошибкой - сервис 3",</w:t>
      </w:r>
    </w:p>
    <w:p w14:paraId="7C3EBC3B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send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"0,00092 МБ принято данных",</w:t>
      </w:r>
    </w:p>
    <w:p w14:paraId="0DC8280F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receive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"0,00767 МБ отправлено данных"</w:t>
      </w:r>
    </w:p>
    <w:p w14:paraId="52B58E68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},</w:t>
      </w:r>
    </w:p>
    <w:p w14:paraId="1A250626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service</w:t>
      </w:r>
      <w:r w:rsidRPr="008A4046">
        <w:rPr>
          <w:rFonts w:ascii="Times New Roman" w:hAnsi="Times New Roman" w:cs="Times New Roman"/>
          <w:i/>
          <w:sz w:val="20"/>
          <w:szCs w:val="20"/>
        </w:rPr>
        <w:t>_4": {</w:t>
      </w:r>
    </w:p>
    <w:p w14:paraId="19699588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 - сервис 4",</w:t>
      </w:r>
    </w:p>
    <w:p w14:paraId="029A3EF4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err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count</w:t>
      </w:r>
      <w:r w:rsidRPr="008A4046">
        <w:rPr>
          <w:rFonts w:ascii="Times New Roman" w:hAnsi="Times New Roman" w:cs="Times New Roman"/>
          <w:i/>
          <w:sz w:val="20"/>
          <w:szCs w:val="20"/>
        </w:rPr>
        <w:t>": "0 всего запросов, выполненных с ошибкой - сервис 4",</w:t>
      </w:r>
    </w:p>
    <w:p w14:paraId="726DC11F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send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"0,00000 МБ принято данных",</w:t>
      </w:r>
    </w:p>
    <w:p w14:paraId="7796C217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receive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"0,00000 МБ отправлено данных"</w:t>
      </w:r>
    </w:p>
    <w:p w14:paraId="6DA0D8A0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}</w:t>
      </w:r>
    </w:p>
    <w:p w14:paraId="4EA35E19" w14:textId="77777777" w:rsidR="004D5E59" w:rsidRPr="008A4046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}</w:t>
      </w:r>
    </w:p>
    <w:p w14:paraId="6C5DB52E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61FC8638" w14:textId="49023600" w:rsidR="003C42A6" w:rsidRPr="00B14034" w:rsidRDefault="004D5E59" w:rsidP="00AD4B63">
      <w:pPr>
        <w:spacing w:line="240" w:lineRule="atLeast"/>
        <w:ind w:firstLine="709"/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</w:pPr>
      <w:r w:rsidRPr="00B14034">
        <w:rPr>
          <w:rFonts w:ascii="Times New Roman" w:hAnsi="Times New Roman" w:cs="Times New Roman"/>
          <w:b/>
          <w:i/>
          <w:sz w:val="20"/>
          <w:szCs w:val="20"/>
          <w:u w:val="single"/>
        </w:rPr>
        <w:t xml:space="preserve"> </w:t>
      </w:r>
      <w:ins w:id="534" w:author="Бумай Елена Юрьевна [2]" w:date="2026-05-20T14:11:00Z"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fldChar w:fldCharType="begin"/>
        </w:r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instrText xml:space="preserve"> HYPERLINK "</w:instrText>
        </w:r>
      </w:ins>
      <w:r w:rsidR="00D00592" w:rsidRPr="00D00592">
        <w:rPr>
          <w:rPrChange w:id="535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http://</w:instrText>
      </w:r>
      <w:r w:rsidR="00D00592" w:rsidRPr="00D00592">
        <w:rPr>
          <w:rPrChange w:id="536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host</w:instrText>
      </w:r>
      <w:r w:rsidR="00D00592" w:rsidRPr="00D00592">
        <w:rPr>
          <w:rPrChange w:id="537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:</w:instrText>
      </w:r>
      <w:ins w:id="538" w:author="Бумай Елена Юрьевна [2]" w:date="2026-05-20T14:11:00Z">
        <w:r w:rsidR="00D00592" w:rsidRPr="00D00592">
          <w:rPr>
            <w:rPrChange w:id="539" w:author="Бумай Елена Юрьевна [2]" w:date="2026-05-20T14:11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="00D00592" w:rsidRPr="00D00592">
        <w:rPr>
          <w:rPrChange w:id="540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="00D00592" w:rsidRPr="00D00592">
        <w:rPr>
          <w:rPrChange w:id="541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core</w:instrText>
      </w:r>
      <w:r w:rsidR="00D00592" w:rsidRPr="00D00592">
        <w:rPr>
          <w:rPrChange w:id="542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/service/getstat</w:instrText>
      </w:r>
      <w:ins w:id="543" w:author="Бумай Елена Юрьевна [2]" w:date="2026-05-20T14:11:00Z"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instrText xml:space="preserve">" </w:instrText>
        </w:r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fldChar w:fldCharType="separate"/>
        </w:r>
      </w:ins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44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http://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545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host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46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:</w:t>
      </w:r>
      <w:del w:id="547" w:author="Бумай Елена Юрьевна [2]" w:date="2026-05-20T14:11:00Z">
        <w:r w:rsidR="00D00592" w:rsidRPr="00A51C56" w:rsidDel="00D0059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548" w:author="Бумай Елена Юрьевна [2]" w:date="2026-05-20T14:11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delText>8080</w:delText>
        </w:r>
      </w:del>
      <w:ins w:id="549" w:author="Бумай Елена Юрьевна [2]" w:date="2026-05-20T14:11:00Z">
        <w:r w:rsidR="00D00592" w:rsidRPr="00A51C56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550" w:author="Бумай Елена Юрьевна [2]" w:date="2026-05-20T14:11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51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552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core</w:t>
      </w:r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53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54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service</w:t>
      </w:r>
      <w:proofErr w:type="spellEnd"/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55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="00D00592"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556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getstat</w:t>
      </w:r>
      <w:proofErr w:type="spellEnd"/>
      <w:ins w:id="557" w:author="Бумай Елена Юрьевна [2]" w:date="2026-05-20T14:11:00Z">
        <w:r w:rsidR="00D00592"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</w:rPr>
          <w:fldChar w:fldCharType="end"/>
        </w:r>
      </w:ins>
    </w:p>
    <w:p w14:paraId="2FB5EA63" w14:textId="77777777" w:rsidR="003C42A6" w:rsidRPr="00B14034" w:rsidRDefault="003C42A6">
      <w:pPr>
        <w:spacing w:line="259" w:lineRule="auto"/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</w:pPr>
      <w:r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lastRenderedPageBreak/>
        <w:br w:type="page"/>
      </w:r>
    </w:p>
    <w:p w14:paraId="70ED9BD9" w14:textId="77777777" w:rsidR="004D5E59" w:rsidRPr="00B14034" w:rsidRDefault="00A17133" w:rsidP="003C42A6">
      <w:pPr>
        <w:pStyle w:val="1"/>
        <w:rPr>
          <w:rStyle w:val="ad"/>
          <w:rFonts w:eastAsiaTheme="majorEastAsia"/>
          <w:b/>
          <w:sz w:val="28"/>
          <w:szCs w:val="28"/>
        </w:rPr>
      </w:pPr>
      <w:bookmarkStart w:id="558" w:name="_Toc226629428"/>
      <w:r w:rsidRPr="00B14034">
        <w:rPr>
          <w:rStyle w:val="ad"/>
          <w:rFonts w:eastAsiaTheme="majorEastAsia"/>
          <w:b/>
          <w:sz w:val="28"/>
          <w:szCs w:val="28"/>
        </w:rPr>
        <w:lastRenderedPageBreak/>
        <w:t>3</w:t>
      </w:r>
      <w:r w:rsidR="004D5E59" w:rsidRPr="00B14034">
        <w:rPr>
          <w:rStyle w:val="ad"/>
          <w:rFonts w:eastAsiaTheme="majorEastAsia"/>
          <w:b/>
          <w:sz w:val="28"/>
          <w:szCs w:val="28"/>
        </w:rPr>
        <w:t xml:space="preserve">. </w:t>
      </w:r>
      <w:r w:rsidR="00761CE9" w:rsidRPr="00B14034">
        <w:rPr>
          <w:rStyle w:val="ad"/>
          <w:b/>
          <w:sz w:val="28"/>
          <w:szCs w:val="28"/>
        </w:rPr>
        <w:t xml:space="preserve">ОПИСАНИЕ API ДЛЯ </w:t>
      </w:r>
      <w:r w:rsidR="00761CE9" w:rsidRPr="00B14034">
        <w:rPr>
          <w:rStyle w:val="ad"/>
          <w:rFonts w:eastAsiaTheme="majorEastAsia"/>
          <w:b/>
          <w:sz w:val="28"/>
          <w:szCs w:val="28"/>
        </w:rPr>
        <w:t xml:space="preserve">"ОСНОВНЫЕ СЕРВИСЫ </w:t>
      </w:r>
      <w:r w:rsidR="004D5E59" w:rsidRPr="00B14034">
        <w:rPr>
          <w:rStyle w:val="ad"/>
          <w:rFonts w:eastAsiaTheme="majorEastAsia"/>
          <w:b/>
          <w:sz w:val="28"/>
          <w:szCs w:val="28"/>
          <w:lang w:val="en-US"/>
        </w:rPr>
        <w:t>BI</w:t>
      </w:r>
      <w:r w:rsidR="004D5E59" w:rsidRPr="00B14034">
        <w:rPr>
          <w:rStyle w:val="ad"/>
          <w:rFonts w:eastAsiaTheme="majorEastAsia"/>
          <w:b/>
          <w:sz w:val="28"/>
          <w:szCs w:val="28"/>
        </w:rPr>
        <w:t>"</w:t>
      </w:r>
      <w:bookmarkEnd w:id="530"/>
      <w:bookmarkEnd w:id="558"/>
      <w:r w:rsidR="004D5E59" w:rsidRPr="00B14034">
        <w:rPr>
          <w:rStyle w:val="ad"/>
          <w:rFonts w:eastAsiaTheme="majorEastAsia"/>
          <w:b/>
          <w:sz w:val="28"/>
          <w:szCs w:val="28"/>
        </w:rPr>
        <w:t xml:space="preserve"> </w:t>
      </w:r>
    </w:p>
    <w:p w14:paraId="6680C366" w14:textId="77777777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Сервисы модуля «Исполнительное производство»: Роутер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BI</w:t>
      </w:r>
    </w:p>
    <w:p w14:paraId="74D50BB9" w14:textId="77777777" w:rsidR="00390488" w:rsidRDefault="00390488" w:rsidP="00E308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488">
        <w:rPr>
          <w:rFonts w:ascii="Times New Roman" w:hAnsi="Times New Roman" w:cs="Times New Roman"/>
          <w:sz w:val="28"/>
          <w:szCs w:val="28"/>
        </w:rPr>
        <w:t xml:space="preserve">Сервис </w:t>
      </w:r>
      <w:r>
        <w:rPr>
          <w:rFonts w:ascii="Times New Roman" w:hAnsi="Times New Roman" w:cs="Times New Roman"/>
          <w:sz w:val="28"/>
          <w:szCs w:val="28"/>
        </w:rPr>
        <w:t>содержит описание основных сервисов для взаимодействия с системой принудительного исполнения:</w:t>
      </w:r>
    </w:p>
    <w:p w14:paraId="2C2FB916" w14:textId="77777777" w:rsidR="00390488" w:rsidRDefault="00390488" w:rsidP="003904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сервис получения информации о задолженности взыскателя по номеру исполнительного производства;</w:t>
      </w:r>
    </w:p>
    <w:p w14:paraId="3DDC44A7" w14:textId="77777777" w:rsidR="00390488" w:rsidRDefault="00390488" w:rsidP="003904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сервис получения информации о задолженности взыскателя по уникальному идентификатору задолженности в системе взыскателя;</w:t>
      </w:r>
    </w:p>
    <w:p w14:paraId="46429555" w14:textId="77777777" w:rsidR="00390488" w:rsidRDefault="00390488" w:rsidP="003904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сервис помещения задолженности с прикреплением исполнительного документа в систему принудительного исполнения (подача заявления о возбуждении исполнительного производства);</w:t>
      </w:r>
    </w:p>
    <w:p w14:paraId="0367AF7B" w14:textId="77777777" w:rsidR="00390488" w:rsidRDefault="00390488" w:rsidP="003904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сервис помещения информации о погашениях по задолженности в системе принудительного исполнения;</w:t>
      </w:r>
    </w:p>
    <w:p w14:paraId="3BC3ADBE" w14:textId="77777777" w:rsidR="00390488" w:rsidRPr="00390488" w:rsidRDefault="00390488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5CED245E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559" w:name="_Toc226629429"/>
      <w:r w:rsidRPr="00B14034">
        <w:rPr>
          <w:rStyle w:val="ad"/>
          <w:rFonts w:ascii="Times New Roman" w:hAnsi="Times New Roman" w:cs="Times New Roman"/>
          <w:color w:val="auto"/>
        </w:rPr>
        <w:t>3</w:t>
      </w:r>
      <w:r w:rsidR="00BD5C28" w:rsidRPr="00B14034">
        <w:rPr>
          <w:rStyle w:val="ad"/>
          <w:rFonts w:ascii="Times New Roman" w:hAnsi="Times New Roman" w:cs="Times New Roman"/>
          <w:color w:val="auto"/>
        </w:rPr>
        <w:t>.1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GetClaimantInfoByProcNum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559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10991BE5" w14:textId="77777777" w:rsidR="004D5E59" w:rsidRPr="00B14034" w:rsidRDefault="004D5E59" w:rsidP="003C42A6">
      <w:pPr>
        <w:spacing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 xml:space="preserve">Сервис выполняет получение сведений об исполнительном производстве по номеру исполнительного производства </w:t>
      </w:r>
      <w:r w:rsidR="00E30888">
        <w:rPr>
          <w:rFonts w:ascii="Times New Roman" w:hAnsi="Times New Roman" w:cs="Times New Roman"/>
          <w:i/>
          <w:sz w:val="28"/>
          <w:szCs w:val="28"/>
        </w:rPr>
        <w:t>(сервис номер 4 Концепции</w:t>
      </w:r>
      <w:r w:rsidRPr="00B14034">
        <w:rPr>
          <w:rFonts w:ascii="Times New Roman" w:hAnsi="Times New Roman" w:cs="Times New Roman"/>
          <w:i/>
          <w:sz w:val="28"/>
          <w:szCs w:val="28"/>
        </w:rPr>
        <w:t>)</w:t>
      </w:r>
      <w:r w:rsidRPr="00B14034">
        <w:rPr>
          <w:rFonts w:ascii="Times New Roman" w:hAnsi="Times New Roman" w:cs="Times New Roman"/>
          <w:i/>
          <w:color w:val="7030A0"/>
          <w:sz w:val="28"/>
          <w:szCs w:val="28"/>
        </w:rPr>
        <w:t>.</w:t>
      </w:r>
      <w:r w:rsidR="00E30888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</w:t>
      </w:r>
      <w:r w:rsidR="00E30888" w:rsidRPr="00E30888">
        <w:rPr>
          <w:rFonts w:ascii="Times New Roman" w:hAnsi="Times New Roman" w:cs="Times New Roman"/>
          <w:sz w:val="28"/>
          <w:szCs w:val="28"/>
        </w:rPr>
        <w:t xml:space="preserve">Данный сервис </w:t>
      </w:r>
      <w:r w:rsidR="00E30888">
        <w:rPr>
          <w:rFonts w:ascii="Times New Roman" w:hAnsi="Times New Roman" w:cs="Times New Roman"/>
          <w:sz w:val="28"/>
          <w:szCs w:val="28"/>
        </w:rPr>
        <w:t>может применяться взыскателем для запроса информации о состоянии задолженностей по исполнительным документам, переданным на бумажных носителях на принудительное исполнение.</w:t>
      </w:r>
    </w:p>
    <w:p w14:paraId="5CCFC95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2A6B6AA4" w14:textId="7831E705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Curl --location --request POST 'localhost:</w:t>
      </w:r>
      <w:del w:id="560" w:author="Бумай Елена Юрьевна [2]" w:date="2026-05-20T14:11:00Z">
        <w:r w:rsidRPr="008A4046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 xml:space="preserve"> 8080</w:delText>
        </w:r>
      </w:del>
      <w:ins w:id="561" w:author="Бумай Елена Юрьевна [2]" w:date="2026-05-20T14:11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562" w:author="Бумай Елена Юрьевна [2]" w:date="2026-05-20T14:11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/core/bi/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GetClaimantInfoByProcNum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' \</w:t>
      </w:r>
    </w:p>
    <w:p w14:paraId="75E6E839" w14:textId="77777777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'x-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user_id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: 123456789' \</w:t>
      </w:r>
    </w:p>
    <w:p w14:paraId="3667B9F6" w14:textId="77777777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'x-token: AAAABBBCCCDDDEEEFFF00011122233344455566677888999' \</w:t>
      </w:r>
    </w:p>
    <w:p w14:paraId="4455D188" w14:textId="77777777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'x-timestamp: 12121212121212' \</w:t>
      </w:r>
    </w:p>
    <w:p w14:paraId="2B542CF8" w14:textId="77777777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'Content-Type: application/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json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' \</w:t>
      </w:r>
    </w:p>
    <w:p w14:paraId="574DE269" w14:textId="77777777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--data-raw '{       </w:t>
      </w:r>
    </w:p>
    <w:p w14:paraId="61F3B873" w14:textId="77777777" w:rsidR="004D5E59" w:rsidRPr="008A4046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"p_proc_num":"60118000051",   </w:t>
      </w:r>
    </w:p>
    <w:p w14:paraId="5DF7F99A" w14:textId="77777777" w:rsidR="004D5E59" w:rsidRPr="00B14034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B14034">
        <w:rPr>
          <w:rFonts w:ascii="Times New Roman" w:hAnsi="Times New Roman" w:cs="Times New Roman"/>
          <w:i/>
          <w:sz w:val="28"/>
          <w:szCs w:val="28"/>
        </w:rPr>
        <w:t>}'</w:t>
      </w:r>
    </w:p>
    <w:p w14:paraId="0D2F836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CFF26F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BD5C28" w:rsidRPr="00B14034" w14:paraId="4DB0C94F" w14:textId="77777777" w:rsidTr="00E30888">
        <w:tc>
          <w:tcPr>
            <w:tcW w:w="1395" w:type="dxa"/>
          </w:tcPr>
          <w:p w14:paraId="2E947021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950" w:type="dxa"/>
          </w:tcPr>
          <w:p w14:paraId="0F9E79BC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5C28" w:rsidRPr="00B14034" w14:paraId="2F722472" w14:textId="77777777" w:rsidTr="00E30888">
        <w:tc>
          <w:tcPr>
            <w:tcW w:w="1395" w:type="dxa"/>
          </w:tcPr>
          <w:p w14:paraId="1227B564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7950" w:type="dxa"/>
          </w:tcPr>
          <w:p w14:paraId="18668111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BD5C28" w:rsidRPr="00B14034" w14:paraId="326FD7F3" w14:textId="77777777" w:rsidTr="00E30888">
        <w:tc>
          <w:tcPr>
            <w:tcW w:w="1395" w:type="dxa"/>
          </w:tcPr>
          <w:p w14:paraId="48ECF6E4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7950" w:type="dxa"/>
          </w:tcPr>
          <w:p w14:paraId="45C85BA0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BD5C28" w:rsidRPr="00B14034" w14:paraId="7C70949D" w14:textId="77777777" w:rsidTr="00E30888">
        <w:tc>
          <w:tcPr>
            <w:tcW w:w="1395" w:type="dxa"/>
          </w:tcPr>
          <w:p w14:paraId="07BC626B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7950" w:type="dxa"/>
          </w:tcPr>
          <w:p w14:paraId="61184DE1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BD5C28" w:rsidRPr="00B14034" w14:paraId="12918BAA" w14:textId="77777777" w:rsidTr="00E30888">
        <w:tc>
          <w:tcPr>
            <w:tcW w:w="1395" w:type="dxa"/>
          </w:tcPr>
          <w:p w14:paraId="0602501D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7950" w:type="dxa"/>
          </w:tcPr>
          <w:p w14:paraId="21C80C6E" w14:textId="77777777" w:rsidR="00BD5C28" w:rsidRPr="00B14034" w:rsidRDefault="00BD5C28" w:rsidP="00C13BD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74A7B8F8" w14:textId="77777777" w:rsidR="00BD5C28" w:rsidRDefault="00BD5C28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616FF57B" w14:textId="77777777" w:rsidR="00D22309" w:rsidRPr="00B14034" w:rsidRDefault="00D2230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1F296566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lastRenderedPageBreak/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55"/>
        <w:gridCol w:w="3636"/>
        <w:gridCol w:w="1151"/>
        <w:gridCol w:w="2103"/>
      </w:tblGrid>
      <w:tr w:rsidR="004001A2" w:rsidRPr="00B14034" w14:paraId="3C40A741" w14:textId="77777777" w:rsidTr="004001A2">
        <w:tc>
          <w:tcPr>
            <w:tcW w:w="2455" w:type="dxa"/>
          </w:tcPr>
          <w:p w14:paraId="1223BB3F" w14:textId="77777777" w:rsidR="004001A2" w:rsidRPr="00B14034" w:rsidRDefault="004001A2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636" w:type="dxa"/>
          </w:tcPr>
          <w:p w14:paraId="7FD31468" w14:textId="77777777" w:rsidR="004001A2" w:rsidRPr="00B14034" w:rsidRDefault="004001A2" w:rsidP="004001A2">
            <w:pPr>
              <w:spacing w:line="240" w:lineRule="atLeast"/>
              <w:ind w:hanging="1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151" w:type="dxa"/>
          </w:tcPr>
          <w:p w14:paraId="5FC2E6A5" w14:textId="77777777" w:rsidR="004001A2" w:rsidRPr="00B14034" w:rsidRDefault="004001A2" w:rsidP="004001A2">
            <w:pPr>
              <w:spacing w:line="240" w:lineRule="atLeast"/>
              <w:ind w:hanging="16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5317345D" w14:textId="77777777" w:rsidR="004001A2" w:rsidRPr="00B14034" w:rsidRDefault="004001A2" w:rsidP="001F34B7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4001A2" w:rsidRPr="00B14034" w14:paraId="3D8CDAF4" w14:textId="77777777" w:rsidTr="004001A2">
        <w:tc>
          <w:tcPr>
            <w:tcW w:w="2455" w:type="dxa"/>
          </w:tcPr>
          <w:p w14:paraId="175D4FCB" w14:textId="77777777" w:rsidR="004001A2" w:rsidRPr="00B14034" w:rsidRDefault="004001A2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636" w:type="dxa"/>
          </w:tcPr>
          <w:p w14:paraId="71CAD6CA" w14:textId="77777777" w:rsidR="004001A2" w:rsidRPr="00B14034" w:rsidRDefault="004001A2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Логин клиента, выданный клиенту при выполнении процедуры регистрации у поставщика информации.</w:t>
            </w:r>
          </w:p>
        </w:tc>
        <w:tc>
          <w:tcPr>
            <w:tcW w:w="1151" w:type="dxa"/>
          </w:tcPr>
          <w:p w14:paraId="0D9EFE7E" w14:textId="77777777" w:rsidR="004001A2" w:rsidRPr="00D22309" w:rsidRDefault="004001A2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2795EC09" w14:textId="77777777" w:rsidR="004001A2" w:rsidRPr="00B14034" w:rsidRDefault="004001A2" w:rsidP="004001A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4001A2" w:rsidRPr="00B14034" w14:paraId="66019418" w14:textId="77777777" w:rsidTr="004001A2">
        <w:tc>
          <w:tcPr>
            <w:tcW w:w="2455" w:type="dxa"/>
          </w:tcPr>
          <w:p w14:paraId="5FB899A1" w14:textId="77777777" w:rsidR="004001A2" w:rsidRPr="00B14034" w:rsidRDefault="004001A2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36" w:type="dxa"/>
          </w:tcPr>
          <w:p w14:paraId="47EAB145" w14:textId="77777777" w:rsidR="004001A2" w:rsidRPr="00B14034" w:rsidRDefault="004001A2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151" w:type="dxa"/>
          </w:tcPr>
          <w:p w14:paraId="119F809B" w14:textId="77777777" w:rsidR="004001A2" w:rsidRPr="00D22309" w:rsidRDefault="004001A2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2F157A4C" w14:textId="77777777" w:rsidR="004001A2" w:rsidRPr="00B14034" w:rsidRDefault="004001A2" w:rsidP="004001A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4001A2" w:rsidRPr="00B14034" w14:paraId="2E146ABF" w14:textId="77777777" w:rsidTr="004001A2">
        <w:tc>
          <w:tcPr>
            <w:tcW w:w="2455" w:type="dxa"/>
          </w:tcPr>
          <w:p w14:paraId="659B386E" w14:textId="77777777" w:rsidR="004001A2" w:rsidRPr="00B14034" w:rsidRDefault="004001A2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3636" w:type="dxa"/>
          </w:tcPr>
          <w:p w14:paraId="0ED0BA64" w14:textId="77777777" w:rsidR="004001A2" w:rsidRPr="00B14034" w:rsidRDefault="004001A2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Метка времени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151" w:type="dxa"/>
          </w:tcPr>
          <w:p w14:paraId="788B4D6A" w14:textId="77777777" w:rsidR="004001A2" w:rsidRPr="00D22309" w:rsidRDefault="004001A2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1325D977" w14:textId="77777777" w:rsidR="004001A2" w:rsidRPr="00B14034" w:rsidRDefault="004001A2" w:rsidP="004001A2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04FE3EC" w14:textId="77777777" w:rsidR="00BD5C28" w:rsidRPr="00B14034" w:rsidRDefault="00BD5C28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</w:p>
    <w:p w14:paraId="73E7B9F6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1BD5FB6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{       </w:t>
      </w:r>
    </w:p>
    <w:p w14:paraId="7B1B04D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"p_proc_num":"60118000051"</w:t>
      </w:r>
    </w:p>
    <w:p w14:paraId="5694DB0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27A3ADBB" w14:textId="77777777" w:rsidR="003C42A6" w:rsidRPr="00B14034" w:rsidRDefault="003C42A6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59"/>
        <w:gridCol w:w="3882"/>
        <w:gridCol w:w="3004"/>
      </w:tblGrid>
      <w:tr w:rsidR="00907D38" w:rsidRPr="00B14034" w14:paraId="5804AEFE" w14:textId="32CC048F" w:rsidTr="00907D38">
        <w:tc>
          <w:tcPr>
            <w:tcW w:w="2459" w:type="dxa"/>
          </w:tcPr>
          <w:p w14:paraId="4D4CA105" w14:textId="7104FAF3" w:rsidR="00907D38" w:rsidRPr="00B14034" w:rsidRDefault="00907D38" w:rsidP="00907D38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882" w:type="dxa"/>
          </w:tcPr>
          <w:p w14:paraId="0FCA1E9A" w14:textId="77777777" w:rsidR="00907D38" w:rsidRPr="00B14034" w:rsidRDefault="00907D38" w:rsidP="00C13BD2">
            <w:pPr>
              <w:spacing w:line="240" w:lineRule="atLeast"/>
              <w:ind w:hanging="95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3004" w:type="dxa"/>
          </w:tcPr>
          <w:p w14:paraId="57D7A9E1" w14:textId="5AD83CB0" w:rsidR="00907D38" w:rsidRPr="00907D38" w:rsidRDefault="00907D38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параметра</w:t>
            </w:r>
          </w:p>
        </w:tc>
      </w:tr>
      <w:tr w:rsidR="00907D38" w:rsidRPr="00B14034" w14:paraId="7B0792F7" w14:textId="079D04F8" w:rsidTr="00907D38">
        <w:tc>
          <w:tcPr>
            <w:tcW w:w="2459" w:type="dxa"/>
          </w:tcPr>
          <w:p w14:paraId="46BA3731" w14:textId="67BA3485" w:rsidR="00907D38" w:rsidRPr="00B14034" w:rsidRDefault="00907D38" w:rsidP="00907D38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P_PROC_NUM </w:t>
            </w:r>
          </w:p>
        </w:tc>
        <w:tc>
          <w:tcPr>
            <w:tcW w:w="3882" w:type="dxa"/>
          </w:tcPr>
          <w:p w14:paraId="70E4225F" w14:textId="77777777" w:rsidR="00907D38" w:rsidRPr="00B14034" w:rsidRDefault="00907D38" w:rsidP="001F34B7">
            <w:pPr>
              <w:spacing w:line="240" w:lineRule="atLeast"/>
              <w:ind w:hanging="8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производства</w:t>
            </w:r>
          </w:p>
        </w:tc>
        <w:tc>
          <w:tcPr>
            <w:tcW w:w="3004" w:type="dxa"/>
          </w:tcPr>
          <w:p w14:paraId="2DD4449C" w14:textId="54FA7AF2" w:rsidR="00907D38" w:rsidRPr="00907D38" w:rsidRDefault="00907D38" w:rsidP="00907D38">
            <w:pPr>
              <w:spacing w:line="240" w:lineRule="atLeast"/>
              <w:ind w:hanging="177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</w:tr>
    </w:tbl>
    <w:p w14:paraId="6C9E02B1" w14:textId="77777777" w:rsidR="003C42A6" w:rsidRPr="00B14034" w:rsidRDefault="003C42A6" w:rsidP="00AD4B63">
      <w:pPr>
        <w:spacing w:line="240" w:lineRule="atLeast"/>
        <w:ind w:firstLine="709"/>
        <w:rPr>
          <w:rStyle w:val="msg-body-block"/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7F8F9"/>
        </w:rPr>
      </w:pPr>
    </w:p>
    <w:p w14:paraId="04DA2EF9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Выходные данные: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16"/>
        <w:gridCol w:w="3237"/>
        <w:gridCol w:w="1489"/>
        <w:gridCol w:w="2103"/>
      </w:tblGrid>
      <w:tr w:rsidR="000F6324" w:rsidRPr="00B14034" w14:paraId="149E17B2" w14:textId="77777777" w:rsidTr="00D22309">
        <w:tc>
          <w:tcPr>
            <w:tcW w:w="2516" w:type="dxa"/>
          </w:tcPr>
          <w:p w14:paraId="4148C4DF" w14:textId="1E42A481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</w:p>
        </w:tc>
        <w:tc>
          <w:tcPr>
            <w:tcW w:w="3237" w:type="dxa"/>
          </w:tcPr>
          <w:p w14:paraId="1FB5849E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489" w:type="dxa"/>
          </w:tcPr>
          <w:p w14:paraId="11AD6091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435E52DF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585D03" w:rsidRPr="00B14034">
              <w:rPr>
                <w:rFonts w:ascii="Times New Roman" w:hAnsi="Times New Roman" w:cs="Times New Roman"/>
                <w:sz w:val="28"/>
                <w:szCs w:val="28"/>
              </w:rPr>
              <w:t>бязательность</w:t>
            </w:r>
          </w:p>
        </w:tc>
      </w:tr>
      <w:tr w:rsidR="000F6324" w:rsidRPr="00B14034" w14:paraId="61FFF722" w14:textId="77777777" w:rsidTr="002D03ED">
        <w:trPr>
          <w:trHeight w:val="371"/>
        </w:trPr>
        <w:tc>
          <w:tcPr>
            <w:tcW w:w="9345" w:type="dxa"/>
            <w:gridSpan w:val="4"/>
          </w:tcPr>
          <w:p w14:paraId="0FFFC39C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ISPDOC</w:t>
            </w:r>
          </w:p>
        </w:tc>
      </w:tr>
      <w:tr w:rsidR="000F6324" w:rsidRPr="00B14034" w14:paraId="41B66037" w14:textId="77777777" w:rsidTr="00D22309">
        <w:tc>
          <w:tcPr>
            <w:tcW w:w="2516" w:type="dxa"/>
          </w:tcPr>
          <w:p w14:paraId="33B8CDC9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P_PROC_NUM </w:t>
            </w:r>
          </w:p>
        </w:tc>
        <w:tc>
          <w:tcPr>
            <w:tcW w:w="3237" w:type="dxa"/>
          </w:tcPr>
          <w:p w14:paraId="53BB6A37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производства</w:t>
            </w:r>
          </w:p>
        </w:tc>
        <w:tc>
          <w:tcPr>
            <w:tcW w:w="1489" w:type="dxa"/>
          </w:tcPr>
          <w:p w14:paraId="57E6A3C9" w14:textId="67FA9035" w:rsidR="000F6324" w:rsidRPr="00EC227F" w:rsidRDefault="00AC2E92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6262DC3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437A5047" w14:textId="77777777" w:rsidTr="00D22309">
        <w:trPr>
          <w:trHeight w:val="342"/>
        </w:trPr>
        <w:tc>
          <w:tcPr>
            <w:tcW w:w="2516" w:type="dxa"/>
          </w:tcPr>
          <w:p w14:paraId="0C95F7AC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704B4538" w14:textId="77777777" w:rsidR="000F6324" w:rsidRPr="003F0CEF" w:rsidRDefault="000F6324" w:rsidP="003F0CEF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Наименование исполнительного документа</w:t>
            </w:r>
            <w:r w:rsidR="003F0CEF" w:rsidRPr="003F0CEF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3F0CEF"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 w:rsidR="003F0CEF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201)</w:t>
            </w:r>
          </w:p>
        </w:tc>
        <w:tc>
          <w:tcPr>
            <w:tcW w:w="1489" w:type="dxa"/>
          </w:tcPr>
          <w:p w14:paraId="12AB56FA" w14:textId="54F76A71" w:rsidR="000F6324" w:rsidRPr="00E45961" w:rsidRDefault="00EC227F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234825F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57602D6B" w14:textId="77777777" w:rsidTr="00D22309">
        <w:trPr>
          <w:trHeight w:val="405"/>
        </w:trPr>
        <w:tc>
          <w:tcPr>
            <w:tcW w:w="2516" w:type="dxa"/>
          </w:tcPr>
          <w:p w14:paraId="46667E7F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650FABA5" w14:textId="77777777" w:rsidR="000F6324" w:rsidRPr="00B14034" w:rsidRDefault="003F0CEF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Номер</w:t>
            </w:r>
            <w:r w:rsidR="000F6324"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исполнительного документа</w:t>
            </w:r>
          </w:p>
        </w:tc>
        <w:tc>
          <w:tcPr>
            <w:tcW w:w="1489" w:type="dxa"/>
          </w:tcPr>
          <w:p w14:paraId="2538CD28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0F2346CF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0856147D" w14:textId="77777777" w:rsidTr="00D22309">
        <w:trPr>
          <w:trHeight w:val="425"/>
        </w:trPr>
        <w:tc>
          <w:tcPr>
            <w:tcW w:w="2516" w:type="dxa"/>
          </w:tcPr>
          <w:p w14:paraId="1FBB40E2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6DB4DDDD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исполнительного документа</w:t>
            </w:r>
          </w:p>
        </w:tc>
        <w:tc>
          <w:tcPr>
            <w:tcW w:w="1489" w:type="dxa"/>
          </w:tcPr>
          <w:p w14:paraId="4EB0573A" w14:textId="747A8BC1" w:rsidR="000F6324" w:rsidRPr="00B14034" w:rsidRDefault="00AC2E92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E0F344B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57B829A7" w14:textId="77777777" w:rsidTr="00D22309">
        <w:tc>
          <w:tcPr>
            <w:tcW w:w="2516" w:type="dxa"/>
          </w:tcPr>
          <w:p w14:paraId="695CC0D2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ORGAN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265E2815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Информация об органе, выдавшем исполнительный документ</w:t>
            </w:r>
          </w:p>
        </w:tc>
        <w:tc>
          <w:tcPr>
            <w:tcW w:w="1489" w:type="dxa"/>
          </w:tcPr>
          <w:p w14:paraId="053487C6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B4957BF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1D4C0605" w14:textId="77777777" w:rsidTr="00D22309">
        <w:tc>
          <w:tcPr>
            <w:tcW w:w="2516" w:type="dxa"/>
          </w:tcPr>
          <w:p w14:paraId="4F22E1C1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lastRenderedPageBreak/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ORG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CODE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083B8D25" w14:textId="2DB5130F" w:rsidR="000F6324" w:rsidRPr="00B14034" w:rsidRDefault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del w:id="563" w:author="Бумай Елена Юрьевна" w:date="2026-02-04T09:51:00Z">
              <w:r w:rsidRPr="00B14034" w:rsidDel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delText>Информация об</w:delText>
              </w:r>
            </w:del>
            <w:ins w:id="564" w:author="Бумай Елена Юрьевна" w:date="2026-02-04T09:51:00Z">
              <w:r w:rsidR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t>Код</w:t>
              </w:r>
            </w:ins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орган</w:t>
            </w:r>
            <w:ins w:id="565" w:author="Бумай Елена Юрьевна" w:date="2026-02-04T09:51:00Z">
              <w:r w:rsidR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t>а</w:t>
              </w:r>
            </w:ins>
            <w:del w:id="566" w:author="Бумай Елена Юрьевна" w:date="2026-02-04T09:51:00Z">
              <w:r w:rsidRPr="00B14034" w:rsidDel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delText>е</w:delText>
              </w:r>
            </w:del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, выдавше</w:t>
            </w:r>
            <w:ins w:id="567" w:author="Бумай Елена Юрьевна" w:date="2026-02-04T09:51:00Z">
              <w:r w:rsidR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t>го</w:t>
              </w:r>
            </w:ins>
            <w:del w:id="568" w:author="Бумай Елена Юрьевна" w:date="2026-02-04T09:51:00Z">
              <w:r w:rsidRPr="00B14034" w:rsidDel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delText>м</w:delText>
              </w:r>
            </w:del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документ </w:t>
            </w:r>
            <w:r w:rsidRPr="001C42DE">
              <w:rPr>
                <w:rFonts w:ascii="Times New Roman" w:hAnsi="Times New Roman" w:cs="Times New Roman"/>
                <w:i/>
                <w:iCs/>
                <w:sz w:val="28"/>
                <w:szCs w:val="28"/>
                <w:rPrChange w:id="569" w:author="Бумай Елена Юрьевна" w:date="2026-02-04T09:50:00Z">
                  <w:rPr>
                    <w:rFonts w:ascii="Times New Roman" w:hAnsi="Times New Roman" w:cs="Times New Roman"/>
                    <w:iCs/>
                    <w:sz w:val="28"/>
                    <w:szCs w:val="28"/>
                  </w:rPr>
                </w:rPrChange>
              </w:rPr>
              <w:t>(</w:t>
            </w:r>
            <w:ins w:id="570" w:author="Бумай Елена Юрьевна" w:date="2026-02-04T09:50:00Z">
              <w:r w:rsidR="001C42DE">
                <w:rPr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 xml:space="preserve">номер по </w:t>
              </w:r>
            </w:ins>
            <w:del w:id="571" w:author="Бумай Елена Юрьевна" w:date="2026-02-04T09:50:00Z">
              <w:r w:rsidRPr="001C42DE" w:rsidDel="001C42DE">
                <w:rPr>
                  <w:rFonts w:ascii="Times New Roman" w:hAnsi="Times New Roman" w:cs="Times New Roman"/>
                  <w:i/>
                  <w:iCs/>
                  <w:sz w:val="28"/>
                  <w:szCs w:val="28"/>
                  <w:rPrChange w:id="572" w:author="Бумай Елена Юрьевна" w:date="2026-02-04T09:50:00Z">
                    <w:rPr>
                      <w:rFonts w:ascii="Times New Roman" w:hAnsi="Times New Roman" w:cs="Times New Roman"/>
                      <w:iCs/>
                      <w:sz w:val="28"/>
                      <w:szCs w:val="28"/>
                    </w:rPr>
                  </w:rPrChange>
                </w:rPr>
                <w:delText>код</w:delText>
              </w:r>
            </w:del>
            <w:ins w:id="573" w:author="Бумай Елена Юрьевна" w:date="2026-02-04T09:50:00Z">
              <w:r w:rsidR="001C42DE" w:rsidRPr="001C42DE">
                <w:rPr>
                  <w:rFonts w:ascii="Times New Roman" w:hAnsi="Times New Roman" w:cs="Times New Roman"/>
                  <w:i/>
                  <w:iCs/>
                  <w:sz w:val="28"/>
                  <w:szCs w:val="28"/>
                  <w:rPrChange w:id="574" w:author="Бумай Елена Юрьевна" w:date="2026-02-04T09:50:00Z">
                    <w:rPr>
                      <w:rFonts w:ascii="Times New Roman" w:hAnsi="Times New Roman" w:cs="Times New Roman"/>
                      <w:iCs/>
                      <w:sz w:val="28"/>
                      <w:szCs w:val="28"/>
                    </w:rPr>
                  </w:rPrChange>
                </w:rPr>
                <w:t>справочник</w:t>
              </w:r>
              <w:r w:rsidR="001C42DE">
                <w:rPr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у</w:t>
              </w:r>
              <w:r w:rsidR="001C42DE" w:rsidRPr="001C42DE">
                <w:rPr>
                  <w:rFonts w:ascii="Times New Roman" w:hAnsi="Times New Roman" w:cs="Times New Roman"/>
                  <w:i/>
                  <w:iCs/>
                  <w:sz w:val="28"/>
                  <w:szCs w:val="28"/>
                  <w:rPrChange w:id="575" w:author="Бумай Елена Юрьевна" w:date="2026-02-04T09:50:00Z">
                    <w:rPr>
                      <w:rFonts w:ascii="Times New Roman" w:hAnsi="Times New Roman" w:cs="Times New Roman"/>
                      <w:iCs/>
                      <w:sz w:val="28"/>
                      <w:szCs w:val="28"/>
                    </w:rPr>
                  </w:rPrChange>
                </w:rPr>
                <w:t xml:space="preserve"> 217</w:t>
              </w:r>
            </w:ins>
            <w:r w:rsidRPr="001C42DE">
              <w:rPr>
                <w:rFonts w:ascii="Times New Roman" w:hAnsi="Times New Roman" w:cs="Times New Roman"/>
                <w:i/>
                <w:iCs/>
                <w:sz w:val="28"/>
                <w:szCs w:val="28"/>
                <w:rPrChange w:id="576" w:author="Бумай Елена Юрьевна" w:date="2026-02-04T09:50:00Z">
                  <w:rPr>
                    <w:rFonts w:ascii="Times New Roman" w:hAnsi="Times New Roman" w:cs="Times New Roman"/>
                    <w:iCs/>
                    <w:sz w:val="28"/>
                    <w:szCs w:val="28"/>
                  </w:rPr>
                </w:rPrChange>
              </w:rPr>
              <w:t>)</w:t>
            </w:r>
          </w:p>
        </w:tc>
        <w:tc>
          <w:tcPr>
            <w:tcW w:w="1489" w:type="dxa"/>
          </w:tcPr>
          <w:p w14:paraId="6FA28AB9" w14:textId="77777777" w:rsidR="000F6324" w:rsidRPr="00B14034" w:rsidRDefault="00E45961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103" w:type="dxa"/>
            <w:vAlign w:val="center"/>
          </w:tcPr>
          <w:p w14:paraId="49B0C395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1E8A574A" w14:textId="77777777" w:rsidTr="00D22309">
        <w:trPr>
          <w:trHeight w:val="379"/>
        </w:trPr>
        <w:tc>
          <w:tcPr>
            <w:tcW w:w="2516" w:type="dxa"/>
          </w:tcPr>
          <w:p w14:paraId="088FADF5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0B115611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исполнительного производства</w:t>
            </w:r>
          </w:p>
        </w:tc>
        <w:tc>
          <w:tcPr>
            <w:tcW w:w="1489" w:type="dxa"/>
          </w:tcPr>
          <w:p w14:paraId="331F7749" w14:textId="3415A7FE" w:rsidR="000F6324" w:rsidRPr="00B14034" w:rsidRDefault="00AC2E92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92FEC55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69979AA4" w14:textId="77777777" w:rsidTr="00D22309">
        <w:trPr>
          <w:trHeight w:val="412"/>
        </w:trPr>
        <w:tc>
          <w:tcPr>
            <w:tcW w:w="2516" w:type="dxa"/>
          </w:tcPr>
          <w:p w14:paraId="3C4386A1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REQ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INIT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059092AD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Требование</w:t>
            </w:r>
          </w:p>
        </w:tc>
        <w:tc>
          <w:tcPr>
            <w:tcW w:w="1489" w:type="dxa"/>
          </w:tcPr>
          <w:p w14:paraId="1657B591" w14:textId="5F6CDB15" w:rsidR="000F6324" w:rsidRPr="00B14034" w:rsidRDefault="00AC2E92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DDD306D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1AA67F93" w14:textId="77777777" w:rsidTr="00D22309">
        <w:tc>
          <w:tcPr>
            <w:tcW w:w="2516" w:type="dxa"/>
          </w:tcPr>
          <w:p w14:paraId="781465A2" w14:textId="77777777" w:rsidR="000F6324" w:rsidRPr="00B14034" w:rsidRDefault="000F6324" w:rsidP="00150DB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CREDNUM </w:t>
            </w:r>
          </w:p>
        </w:tc>
        <w:tc>
          <w:tcPr>
            <w:tcW w:w="3237" w:type="dxa"/>
          </w:tcPr>
          <w:p w14:paraId="418BF2CF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Уникальный идентификатор задолженности в системе взыскателя</w:t>
            </w:r>
          </w:p>
        </w:tc>
        <w:tc>
          <w:tcPr>
            <w:tcW w:w="1489" w:type="dxa"/>
          </w:tcPr>
          <w:p w14:paraId="30EECBE3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4109164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4E31094D" w14:textId="77777777" w:rsidTr="00D22309">
        <w:tc>
          <w:tcPr>
            <w:tcW w:w="2516" w:type="dxa"/>
          </w:tcPr>
          <w:p w14:paraId="0078E081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OPI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38496DE2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Код </w:t>
            </w:r>
            <w:r w:rsidR="003F0CEF"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ОПИ</w:t>
            </w:r>
            <w:r w:rsidR="003F0CEF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(справочник 120)</w:t>
            </w:r>
          </w:p>
          <w:p w14:paraId="740959B5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9" w:type="dxa"/>
          </w:tcPr>
          <w:p w14:paraId="25C35B8F" w14:textId="788C976A" w:rsidR="000F6324" w:rsidRPr="00B14034" w:rsidRDefault="00E45961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07D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umber</w:t>
            </w:r>
          </w:p>
        </w:tc>
        <w:tc>
          <w:tcPr>
            <w:tcW w:w="2103" w:type="dxa"/>
            <w:vAlign w:val="center"/>
          </w:tcPr>
          <w:p w14:paraId="529C3884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29CEBD0B" w14:textId="77777777" w:rsidTr="00D22309">
        <w:tc>
          <w:tcPr>
            <w:tcW w:w="2516" w:type="dxa"/>
          </w:tcPr>
          <w:p w14:paraId="4A3EB7A6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SURNAME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63182BA0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Фамилия судебного исполнителя</w:t>
            </w:r>
          </w:p>
          <w:p w14:paraId="314E8E8A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9" w:type="dxa"/>
          </w:tcPr>
          <w:p w14:paraId="2DBF0FD0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15CE6393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6457A325" w14:textId="77777777" w:rsidTr="00D22309">
        <w:tc>
          <w:tcPr>
            <w:tcW w:w="2516" w:type="dxa"/>
          </w:tcPr>
          <w:p w14:paraId="7B372323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FIRSTNAME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0D4BF53F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Имя судебного исполнителя</w:t>
            </w:r>
          </w:p>
        </w:tc>
        <w:tc>
          <w:tcPr>
            <w:tcW w:w="1489" w:type="dxa"/>
          </w:tcPr>
          <w:p w14:paraId="360C2B5C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0BE8281D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10DCFAF6" w14:textId="77777777" w:rsidTr="00D22309">
        <w:tc>
          <w:tcPr>
            <w:tcW w:w="2516" w:type="dxa"/>
          </w:tcPr>
          <w:p w14:paraId="111AAEA4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FATHERNAME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47AA8825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Отчество судебного исполнителя</w:t>
            </w:r>
          </w:p>
        </w:tc>
        <w:tc>
          <w:tcPr>
            <w:tcW w:w="1489" w:type="dxa"/>
          </w:tcPr>
          <w:p w14:paraId="7435C09D" w14:textId="77777777" w:rsidR="000F6324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D2B4AAF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63C0574A" w14:textId="77777777" w:rsidTr="00D22309">
        <w:tc>
          <w:tcPr>
            <w:tcW w:w="2516" w:type="dxa"/>
          </w:tcPr>
          <w:p w14:paraId="08946B9D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PHONE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37" w:type="dxa"/>
          </w:tcPr>
          <w:p w14:paraId="40F11B02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Телефон судебного исполнителя</w:t>
            </w:r>
          </w:p>
        </w:tc>
        <w:tc>
          <w:tcPr>
            <w:tcW w:w="1489" w:type="dxa"/>
          </w:tcPr>
          <w:p w14:paraId="7CA605AC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0834918C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3B9A6B4D" w14:textId="77777777" w:rsidTr="002D03ED">
        <w:trPr>
          <w:trHeight w:val="403"/>
        </w:trPr>
        <w:tc>
          <w:tcPr>
            <w:tcW w:w="9345" w:type="dxa"/>
            <w:gridSpan w:val="4"/>
          </w:tcPr>
          <w:p w14:paraId="64E18AE5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P_OST</w:t>
            </w:r>
          </w:p>
        </w:tc>
      </w:tr>
      <w:tr w:rsidR="000F6324" w:rsidRPr="00B14034" w14:paraId="0098BB9E" w14:textId="77777777" w:rsidTr="00D22309">
        <w:trPr>
          <w:trHeight w:val="422"/>
        </w:trPr>
        <w:tc>
          <w:tcPr>
            <w:tcW w:w="2516" w:type="dxa"/>
          </w:tcPr>
          <w:p w14:paraId="2E134955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REQ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34F10BFC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Сумма требования</w:t>
            </w:r>
          </w:p>
        </w:tc>
        <w:tc>
          <w:tcPr>
            <w:tcW w:w="1489" w:type="dxa"/>
          </w:tcPr>
          <w:p w14:paraId="1E658EAD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91F4B4E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6E2FA4C2" w14:textId="77777777" w:rsidTr="00D22309">
        <w:trPr>
          <w:trHeight w:val="415"/>
        </w:trPr>
        <w:tc>
          <w:tcPr>
            <w:tcW w:w="2516" w:type="dxa"/>
          </w:tcPr>
          <w:p w14:paraId="7E624C6D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OST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1C1ADC00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Остатка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долга</w:t>
            </w:r>
          </w:p>
        </w:tc>
        <w:tc>
          <w:tcPr>
            <w:tcW w:w="1489" w:type="dxa"/>
          </w:tcPr>
          <w:p w14:paraId="4D76A851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C240DBB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36B43DD2" w14:textId="77777777" w:rsidTr="00D22309">
        <w:tc>
          <w:tcPr>
            <w:tcW w:w="2516" w:type="dxa"/>
          </w:tcPr>
          <w:p w14:paraId="34D0A0E9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CURR_CODE  </w:t>
            </w:r>
          </w:p>
        </w:tc>
        <w:tc>
          <w:tcPr>
            <w:tcW w:w="3237" w:type="dxa"/>
          </w:tcPr>
          <w:p w14:paraId="42B9DCFE" w14:textId="77777777" w:rsidR="000F6324" w:rsidRPr="00E97ED7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97ED7">
              <w:rPr>
                <w:rFonts w:ascii="Times New Roman" w:hAnsi="Times New Roman" w:cs="Times New Roman"/>
                <w:iCs/>
                <w:sz w:val="28"/>
                <w:szCs w:val="28"/>
              </w:rPr>
              <w:t>Валюта</w:t>
            </w:r>
            <w:r w:rsidR="00E97ED7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 w:rsidR="00E97ED7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ОКРБ «Валюты»)</w:t>
            </w:r>
          </w:p>
        </w:tc>
        <w:tc>
          <w:tcPr>
            <w:tcW w:w="1489" w:type="dxa"/>
          </w:tcPr>
          <w:p w14:paraId="6F5FC7A6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87B212B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15DBD30D" w14:textId="77777777" w:rsidTr="002D03ED">
        <w:trPr>
          <w:trHeight w:val="459"/>
        </w:trPr>
        <w:tc>
          <w:tcPr>
            <w:tcW w:w="9345" w:type="dxa"/>
            <w:gridSpan w:val="4"/>
          </w:tcPr>
          <w:p w14:paraId="3BB47AE7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ОБЪЕКТ P_CRED</w:t>
            </w:r>
          </w:p>
        </w:tc>
      </w:tr>
      <w:tr w:rsidR="000F6324" w:rsidRPr="00B14034" w14:paraId="77649E14" w14:textId="77777777" w:rsidTr="00D22309">
        <w:tc>
          <w:tcPr>
            <w:tcW w:w="2516" w:type="dxa"/>
          </w:tcPr>
          <w:p w14:paraId="2D3C591D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FULL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7F337AA2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Наименование взыскателя (взыскателей)</w:t>
            </w:r>
          </w:p>
        </w:tc>
        <w:tc>
          <w:tcPr>
            <w:tcW w:w="1489" w:type="dxa"/>
          </w:tcPr>
          <w:p w14:paraId="74F49588" w14:textId="77777777" w:rsidR="000F6324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661965D6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5429149F" w14:textId="77777777" w:rsidTr="00D22309">
        <w:tc>
          <w:tcPr>
            <w:tcW w:w="2516" w:type="dxa"/>
          </w:tcPr>
          <w:p w14:paraId="6A114F36" w14:textId="77777777" w:rsidR="000F6324" w:rsidRPr="00B14034" w:rsidRDefault="000F6324" w:rsidP="004001A2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IDF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3518C4D4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У</w:t>
            </w:r>
            <w:r w:rsidR="00E97ED7"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НП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, идентификационный номер взыскателя (взыскателей)</w:t>
            </w:r>
          </w:p>
          <w:p w14:paraId="1243B64F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489" w:type="dxa"/>
          </w:tcPr>
          <w:p w14:paraId="4AB5BE81" w14:textId="77777777" w:rsidR="000F6324" w:rsidRPr="00B14034" w:rsidRDefault="00D22309" w:rsidP="000F6324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95A317B" w14:textId="77777777" w:rsidR="000F6324" w:rsidRPr="00B14034" w:rsidRDefault="000F6324" w:rsidP="000F6324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40A76A66" w14:textId="77777777" w:rsidTr="002D03ED">
        <w:trPr>
          <w:trHeight w:val="464"/>
        </w:trPr>
        <w:tc>
          <w:tcPr>
            <w:tcW w:w="9345" w:type="dxa"/>
            <w:gridSpan w:val="4"/>
          </w:tcPr>
          <w:p w14:paraId="470908E7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DEBT</w:t>
            </w:r>
          </w:p>
        </w:tc>
      </w:tr>
      <w:tr w:rsidR="00D22309" w:rsidRPr="00B14034" w14:paraId="117D9A37" w14:textId="77777777" w:rsidTr="00D22309">
        <w:tc>
          <w:tcPr>
            <w:tcW w:w="2516" w:type="dxa"/>
          </w:tcPr>
          <w:p w14:paraId="71A994C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FULL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11BDB2A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ФИО, наименование должника</w:t>
            </w:r>
          </w:p>
        </w:tc>
        <w:tc>
          <w:tcPr>
            <w:tcW w:w="1489" w:type="dxa"/>
          </w:tcPr>
          <w:p w14:paraId="357C2742" w14:textId="77777777" w:rsidR="00D22309" w:rsidRDefault="00D22309" w:rsidP="00D22309">
            <w:r w:rsidRPr="00124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76FAE058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1258B426" w14:textId="77777777" w:rsidTr="00D22309">
        <w:tc>
          <w:tcPr>
            <w:tcW w:w="2516" w:type="dxa"/>
          </w:tcPr>
          <w:p w14:paraId="1A91E86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lastRenderedPageBreak/>
              <w:t>IDF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52BFD185" w14:textId="48EC9C5C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УНП, идентификационный номер должника</w:t>
            </w:r>
          </w:p>
        </w:tc>
        <w:tc>
          <w:tcPr>
            <w:tcW w:w="1489" w:type="dxa"/>
          </w:tcPr>
          <w:p w14:paraId="23D5C245" w14:textId="77777777" w:rsidR="00D22309" w:rsidRDefault="00D22309" w:rsidP="00D22309">
            <w:r w:rsidRPr="00124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A8A9A92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5EA385ED" w14:textId="77777777" w:rsidTr="002D03ED">
        <w:trPr>
          <w:trHeight w:val="415"/>
        </w:trPr>
        <w:tc>
          <w:tcPr>
            <w:tcW w:w="9345" w:type="dxa"/>
            <w:gridSpan w:val="4"/>
          </w:tcPr>
          <w:p w14:paraId="7003D8DD" w14:textId="77777777" w:rsidR="000F6324" w:rsidRPr="00B14034" w:rsidRDefault="000F6324" w:rsidP="000F6324">
            <w:pPr>
              <w:spacing w:line="240" w:lineRule="atLeas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STATUS</w:t>
            </w:r>
          </w:p>
        </w:tc>
      </w:tr>
      <w:tr w:rsidR="00D22309" w:rsidRPr="00B14034" w14:paraId="3044DF04" w14:textId="77777777" w:rsidTr="00D22309">
        <w:tc>
          <w:tcPr>
            <w:tcW w:w="2516" w:type="dxa"/>
          </w:tcPr>
          <w:p w14:paraId="4255C7D0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237" w:type="dxa"/>
          </w:tcPr>
          <w:p w14:paraId="6FDF53E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Статус исполнительного производства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202)</w:t>
            </w:r>
          </w:p>
        </w:tc>
        <w:tc>
          <w:tcPr>
            <w:tcW w:w="1489" w:type="dxa"/>
          </w:tcPr>
          <w:p w14:paraId="65A36B02" w14:textId="77777777" w:rsidR="00D22309" w:rsidRDefault="00D22309" w:rsidP="00D22309">
            <w:r w:rsidRPr="00A80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94D29AE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16452DDC" w14:textId="77777777" w:rsidTr="00D22309">
        <w:tc>
          <w:tcPr>
            <w:tcW w:w="2516" w:type="dxa"/>
          </w:tcPr>
          <w:p w14:paraId="5D2C580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0939A12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статуса исполнительного производства</w:t>
            </w:r>
          </w:p>
        </w:tc>
        <w:tc>
          <w:tcPr>
            <w:tcW w:w="1489" w:type="dxa"/>
          </w:tcPr>
          <w:p w14:paraId="02E8B0F0" w14:textId="61B88E54" w:rsidR="00D22309" w:rsidRDefault="00EC227F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3D89126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6F8D3583" w14:textId="77777777" w:rsidTr="00D22309">
        <w:tc>
          <w:tcPr>
            <w:tcW w:w="2516" w:type="dxa"/>
          </w:tcPr>
          <w:p w14:paraId="76FD0D3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REASON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64F1BF7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Основание статуса исполнительного производства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204)</w:t>
            </w:r>
          </w:p>
        </w:tc>
        <w:tc>
          <w:tcPr>
            <w:tcW w:w="1489" w:type="dxa"/>
          </w:tcPr>
          <w:p w14:paraId="294B1E0F" w14:textId="77777777" w:rsidR="00D22309" w:rsidRDefault="00D22309" w:rsidP="00D22309">
            <w:r w:rsidRPr="00A80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1CCF985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3C784A94" w14:textId="77777777" w:rsidTr="00D22309">
        <w:tc>
          <w:tcPr>
            <w:tcW w:w="2516" w:type="dxa"/>
          </w:tcPr>
          <w:p w14:paraId="174AC66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ACTUAL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2AA9E86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Актуальность статуса</w:t>
            </w:r>
          </w:p>
        </w:tc>
        <w:tc>
          <w:tcPr>
            <w:tcW w:w="1489" w:type="dxa"/>
          </w:tcPr>
          <w:p w14:paraId="5346B8B3" w14:textId="77777777" w:rsidR="00D22309" w:rsidRDefault="00D22309" w:rsidP="00D22309">
            <w:r w:rsidRPr="00A800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5B2884B7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6324" w:rsidRPr="00B14034" w14:paraId="2A26A388" w14:textId="77777777" w:rsidTr="002D03ED">
        <w:trPr>
          <w:trHeight w:val="428"/>
        </w:trPr>
        <w:tc>
          <w:tcPr>
            <w:tcW w:w="9345" w:type="dxa"/>
            <w:gridSpan w:val="4"/>
          </w:tcPr>
          <w:p w14:paraId="6DD1F165" w14:textId="4317C593" w:rsidR="000F6324" w:rsidRPr="00DE4A5B" w:rsidRDefault="000F6324" w:rsidP="00181202">
            <w:pPr>
              <w:spacing w:line="240" w:lineRule="atLeas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del w:id="577" w:author="Бумай Елена Юрьевна [2]" w:date="2026-07-06T15:07:00Z">
              <w:r w:rsidRPr="00B14034" w:rsidDel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delText xml:space="preserve">ОБЪЕКТ </w:delText>
              </w:r>
            </w:del>
            <w:ins w:id="578" w:author="Бумай Елена Юрьевна [2]" w:date="2026-07-06T15:07:00Z"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МАССИВ</w:t>
              </w:r>
              <w:r w:rsidR="00181202" w:rsidRPr="00B14034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 </w:t>
              </w:r>
            </w:ins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ACTION</w:t>
            </w:r>
            <w:r w:rsidR="00DE4A5B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(</w:t>
            </w:r>
            <w:ins w:id="579" w:author="Бумай Елена Юрьевна [2]" w:date="2026-07-06T15:08:00Z"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массив </w:t>
              </w:r>
            </w:ins>
            <w:ins w:id="580" w:author="Бумай Елена Юрьевна [2]" w:date="2026-05-20T12:27:00Z">
              <w:r w:rsidR="00ED60F8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мер</w:t>
              </w:r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, действий</w:t>
              </w:r>
            </w:ins>
            <w:ins w:id="581" w:author="Бумай Елена Юрьевна [2]" w:date="2026-07-06T15:11:00Z"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, массив статусов </w:t>
              </w:r>
            </w:ins>
            <w:ins w:id="582" w:author="Бумай Елена Юрьевна [2]" w:date="2026-07-06T15:12:00Z"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каждой </w:t>
              </w:r>
            </w:ins>
            <w:ins w:id="583" w:author="Бумай Елена Юрьевна [2]" w:date="2026-07-06T15:11:00Z"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мер</w:t>
              </w:r>
            </w:ins>
            <w:ins w:id="584" w:author="Бумай Елена Юрьевна [2]" w:date="2026-07-06T15:12:00Z">
              <w:r w:rsidR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ы, действия </w:t>
              </w:r>
            </w:ins>
            <w:ins w:id="585" w:author="Бумай Елена Юрьевна [2]" w:date="2026-05-20T12:27:00Z">
              <w:r w:rsidR="00ED60F8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- </w:t>
              </w:r>
            </w:ins>
            <w:r w:rsidR="00DE4A5B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при наличии мер, действий)</w:t>
            </w:r>
          </w:p>
        </w:tc>
      </w:tr>
      <w:tr w:rsidR="00D22309" w:rsidRPr="00B14034" w14:paraId="6257872F" w14:textId="77777777" w:rsidTr="00D22309">
        <w:tc>
          <w:tcPr>
            <w:tcW w:w="2516" w:type="dxa"/>
          </w:tcPr>
          <w:p w14:paraId="275C6B5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1F8F387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Мера (действие)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215)</w:t>
            </w:r>
          </w:p>
        </w:tc>
        <w:tc>
          <w:tcPr>
            <w:tcW w:w="1489" w:type="dxa"/>
          </w:tcPr>
          <w:p w14:paraId="5475B566" w14:textId="77777777" w:rsidR="00D22309" w:rsidRDefault="00D22309" w:rsidP="00D22309">
            <w:r w:rsidRPr="00A518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2BCDC2D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E45961" w:rsidRPr="00B14034" w14:paraId="09F3F71D" w14:textId="77777777" w:rsidTr="00F31FF6">
        <w:tc>
          <w:tcPr>
            <w:tcW w:w="2516" w:type="dxa"/>
          </w:tcPr>
          <w:p w14:paraId="52E9F1EF" w14:textId="77777777" w:rsidR="00E45961" w:rsidRPr="00BA54A1" w:rsidRDefault="00E45961" w:rsidP="00E45961">
            <w:pPr>
              <w:rPr>
                <w:rFonts w:ascii="Times New Roman" w:eastAsia="Times New Roman" w:hAnsi="Times New Roman"/>
                <w:iCs/>
                <w:sz w:val="24"/>
                <w:szCs w:val="24"/>
              </w:rPr>
            </w:pPr>
            <w:r w:rsidRPr="00BA54A1">
              <w:rPr>
                <w:rFonts w:ascii="Times New Roman" w:eastAsia="Times New Roman" w:hAnsi="Times New Roman"/>
                <w:iCs/>
                <w:sz w:val="24"/>
                <w:szCs w:val="24"/>
              </w:rPr>
              <w:t>CHILD_ID</w:t>
            </w:r>
          </w:p>
          <w:p w14:paraId="73F3522F" w14:textId="77777777" w:rsidR="00E45961" w:rsidRPr="00BA54A1" w:rsidRDefault="00E45961" w:rsidP="00E4596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7" w:type="dxa"/>
          </w:tcPr>
          <w:p w14:paraId="58A4D8A6" w14:textId="77777777" w:rsidR="00E45961" w:rsidRPr="00E45961" w:rsidRDefault="00E45961" w:rsidP="00E45961">
            <w:pPr>
              <w:rPr>
                <w:rFonts w:ascii="Times New Roman" w:hAnsi="Times New Roman"/>
                <w:sz w:val="28"/>
                <w:szCs w:val="28"/>
              </w:rPr>
            </w:pPr>
            <w:r w:rsidRPr="00E45961">
              <w:rPr>
                <w:rFonts w:ascii="Times New Roman" w:hAnsi="Times New Roman"/>
                <w:iCs/>
                <w:sz w:val="28"/>
                <w:szCs w:val="28"/>
              </w:rPr>
              <w:t>Идентификатор меры, на которую заменили</w:t>
            </w:r>
          </w:p>
        </w:tc>
        <w:tc>
          <w:tcPr>
            <w:tcW w:w="1489" w:type="dxa"/>
          </w:tcPr>
          <w:p w14:paraId="471830A5" w14:textId="77777777" w:rsidR="00E45961" w:rsidRPr="00E03569" w:rsidRDefault="00E45961" w:rsidP="00E45961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03569">
              <w:rPr>
                <w:rFonts w:ascii="Times New Roman" w:hAnsi="Times New Roman"/>
                <w:i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060F09B4" w14:textId="77777777" w:rsidR="00E45961" w:rsidRPr="00E45961" w:rsidRDefault="00E45961" w:rsidP="00E4596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5961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D22309" w:rsidRPr="00B14034" w14:paraId="36F29CDF" w14:textId="77777777" w:rsidTr="00D22309">
        <w:tc>
          <w:tcPr>
            <w:tcW w:w="2516" w:type="dxa"/>
          </w:tcPr>
          <w:p w14:paraId="6F5BDA4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BEGIN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31D14E8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меры (действия)</w:t>
            </w:r>
          </w:p>
        </w:tc>
        <w:tc>
          <w:tcPr>
            <w:tcW w:w="1489" w:type="dxa"/>
          </w:tcPr>
          <w:p w14:paraId="45BE5334" w14:textId="6200A071" w:rsidR="00D22309" w:rsidRDefault="00EC227F" w:rsidP="00E45961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18ADAA4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5136FC0F" w14:textId="77777777" w:rsidTr="00D22309">
        <w:tc>
          <w:tcPr>
            <w:tcW w:w="2516" w:type="dxa"/>
          </w:tcPr>
          <w:p w14:paraId="1478E1F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7C80A69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Информация о статусе меры, действия (отмене, изменении)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207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)</w:t>
            </w:r>
          </w:p>
        </w:tc>
        <w:tc>
          <w:tcPr>
            <w:tcW w:w="1489" w:type="dxa"/>
          </w:tcPr>
          <w:p w14:paraId="6E8449CB" w14:textId="7B797C57" w:rsidR="00D22309" w:rsidRDefault="00907D38" w:rsidP="00D22309"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22309" w:rsidRPr="00A518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tring</w:t>
            </w:r>
          </w:p>
        </w:tc>
        <w:tc>
          <w:tcPr>
            <w:tcW w:w="2103" w:type="dxa"/>
            <w:vAlign w:val="center"/>
          </w:tcPr>
          <w:p w14:paraId="640FE7A8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61BF2FBA" w14:textId="77777777" w:rsidTr="00D22309">
        <w:tc>
          <w:tcPr>
            <w:tcW w:w="2516" w:type="dxa"/>
          </w:tcPr>
          <w:p w14:paraId="4570B81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1053591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Информация о дате статуса меры, действия (отмене, изменении)</w:t>
            </w:r>
          </w:p>
        </w:tc>
        <w:tc>
          <w:tcPr>
            <w:tcW w:w="1489" w:type="dxa"/>
          </w:tcPr>
          <w:p w14:paraId="688DC888" w14:textId="77777777" w:rsidR="00D22309" w:rsidRDefault="00E45961" w:rsidP="00E45961"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2252E8F1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2C755502" w14:textId="77777777" w:rsidTr="00D22309">
        <w:tc>
          <w:tcPr>
            <w:tcW w:w="2516" w:type="dxa"/>
          </w:tcPr>
          <w:p w14:paraId="7E96EC0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ID</w:t>
            </w:r>
          </w:p>
        </w:tc>
        <w:tc>
          <w:tcPr>
            <w:tcW w:w="3237" w:type="dxa"/>
          </w:tcPr>
          <w:p w14:paraId="7EE9B33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Идентификатор меры, действия</w:t>
            </w:r>
          </w:p>
        </w:tc>
        <w:tc>
          <w:tcPr>
            <w:tcW w:w="1489" w:type="dxa"/>
          </w:tcPr>
          <w:p w14:paraId="668E1E2C" w14:textId="3C910C1F" w:rsidR="00D22309" w:rsidRDefault="00EC227F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7528774A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07D38" w:rsidRPr="00B14034" w14:paraId="06FC9C75" w14:textId="77777777" w:rsidTr="002335BC">
        <w:trPr>
          <w:trHeight w:val="412"/>
        </w:trPr>
        <w:tc>
          <w:tcPr>
            <w:tcW w:w="9345" w:type="dxa"/>
            <w:gridSpan w:val="4"/>
          </w:tcPr>
          <w:p w14:paraId="69E811B8" w14:textId="3EE3D5A6" w:rsidR="00907D38" w:rsidRPr="00ED60F8" w:rsidRDefault="00181202" w:rsidP="00181202">
            <w:pPr>
              <w:spacing w:line="240" w:lineRule="atLeas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ins w:id="586" w:author="Бумай Елена Юрьевна [2]" w:date="2026-07-06T15:08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МАССИВ</w:t>
              </w:r>
            </w:ins>
            <w:del w:id="587" w:author="Бумай Елена Юрьевна [2]" w:date="2026-07-06T15:08:00Z">
              <w:r w:rsidR="00907D38" w:rsidRPr="00B14034" w:rsidDel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delText>ОБЪЕКТ</w:delText>
              </w:r>
            </w:del>
            <w:r w:rsidR="00907D38"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  <w:r w:rsidR="00907D38"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="00907D38"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="00907D38"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NACHISL</w:t>
            </w:r>
            <w:ins w:id="588" w:author="Бумай Елена Юрьевна [2]" w:date="2026-05-20T12:27:00Z">
              <w:r w:rsidR="00ED60F8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 (</w:t>
              </w:r>
            </w:ins>
            <w:ins w:id="589" w:author="Бумай Елена Юрьевна [2]" w:date="2026-07-06T15:09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массив </w:t>
              </w:r>
            </w:ins>
            <w:ins w:id="590" w:author="Бумай Елена Юрьевна [2]" w:date="2026-05-20T12:27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начислений</w:t>
              </w:r>
              <w:r w:rsidR="00ED60F8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 по долгу</w:t>
              </w:r>
            </w:ins>
            <w:ins w:id="591" w:author="Бумай Елена Юрьевна [2]" w:date="2026-07-06T15:09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; если долг единовременный </w:t>
              </w:r>
            </w:ins>
            <w:ins w:id="592" w:author="Бумай Елена Юрьевна [2]" w:date="2026-07-06T15:10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(не периодические платежи)</w:t>
              </w:r>
            </w:ins>
            <w:ins w:id="593" w:author="Бумай Елена Юрьевна [2]" w:date="2026-07-06T15:09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 – то в массиве будет одно начи</w:t>
              </w:r>
            </w:ins>
            <w:ins w:id="594" w:author="Бумай Елена Юрьевна [2]" w:date="2026-07-06T15:11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с</w:t>
              </w:r>
            </w:ins>
            <w:ins w:id="595" w:author="Бумай Елена Юрьевна [2]" w:date="2026-07-06T15:09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ление</w:t>
              </w:r>
            </w:ins>
            <w:ins w:id="596" w:author="Бумай Елена Юрьевна [2]" w:date="2026-05-20T12:27:00Z">
              <w:r w:rsidR="00ED60F8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)</w:t>
              </w:r>
            </w:ins>
          </w:p>
        </w:tc>
      </w:tr>
      <w:tr w:rsidR="00D22309" w:rsidRPr="00B14034" w14:paraId="30CC6B8E" w14:textId="77777777" w:rsidTr="00D22309">
        <w:tc>
          <w:tcPr>
            <w:tcW w:w="2516" w:type="dxa"/>
          </w:tcPr>
          <w:p w14:paraId="240AFB7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PRICE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545DB83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начисления</w:t>
            </w:r>
          </w:p>
        </w:tc>
        <w:tc>
          <w:tcPr>
            <w:tcW w:w="1489" w:type="dxa"/>
          </w:tcPr>
          <w:p w14:paraId="2A718B86" w14:textId="77777777" w:rsidR="00D22309" w:rsidRPr="00EC227F" w:rsidRDefault="00D22309" w:rsidP="00D22309">
            <w:r w:rsidRPr="00FB1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61025038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03734DD8" w14:textId="77777777" w:rsidTr="00D22309">
        <w:tc>
          <w:tcPr>
            <w:tcW w:w="2516" w:type="dxa"/>
          </w:tcPr>
          <w:p w14:paraId="2D47000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PRICE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7" w:type="dxa"/>
          </w:tcPr>
          <w:p w14:paraId="17D9C7E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Размер начисления</w:t>
            </w:r>
          </w:p>
        </w:tc>
        <w:tc>
          <w:tcPr>
            <w:tcW w:w="1489" w:type="dxa"/>
          </w:tcPr>
          <w:p w14:paraId="18D74A01" w14:textId="77777777" w:rsidR="00D22309" w:rsidRDefault="00D22309" w:rsidP="00D22309">
            <w:r w:rsidRPr="00FB1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163ED4B8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5A312364" w14:textId="77777777" w:rsidTr="00D22309">
        <w:tc>
          <w:tcPr>
            <w:tcW w:w="2516" w:type="dxa"/>
          </w:tcPr>
          <w:p w14:paraId="797E176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CURR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CODE </w:t>
            </w:r>
          </w:p>
        </w:tc>
        <w:tc>
          <w:tcPr>
            <w:tcW w:w="3237" w:type="dxa"/>
          </w:tcPr>
          <w:p w14:paraId="7553E21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Валюта начисления (код)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ОКРЮ «Валюты»)</w:t>
            </w:r>
          </w:p>
        </w:tc>
        <w:tc>
          <w:tcPr>
            <w:tcW w:w="1489" w:type="dxa"/>
          </w:tcPr>
          <w:p w14:paraId="2E1678BC" w14:textId="77777777" w:rsidR="00D22309" w:rsidRDefault="00D22309" w:rsidP="00D22309">
            <w:r w:rsidRPr="00FB1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2F228410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07D38" w:rsidRPr="00B14034" w14:paraId="60511BF7" w14:textId="77777777" w:rsidTr="002335BC">
        <w:trPr>
          <w:trHeight w:val="381"/>
        </w:trPr>
        <w:tc>
          <w:tcPr>
            <w:tcW w:w="9345" w:type="dxa"/>
            <w:gridSpan w:val="4"/>
          </w:tcPr>
          <w:p w14:paraId="2472B9DD" w14:textId="6774936B" w:rsidR="00907D38" w:rsidRPr="00DE4A5B" w:rsidRDefault="00181202" w:rsidP="00DE4A5B">
            <w:ins w:id="597" w:author="Бумай Елена Юрьевна [2]" w:date="2026-07-06T15:09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МАССИВ</w:t>
              </w:r>
            </w:ins>
            <w:del w:id="598" w:author="Бумай Елена Юрьевна [2]" w:date="2026-07-06T15:09:00Z">
              <w:r w:rsidR="00907D38" w:rsidRPr="00DE4A5B" w:rsidDel="00181202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delText>ОБЪЕКТ</w:delText>
              </w:r>
            </w:del>
            <w:r w:rsidR="00907D38" w:rsidRPr="00DE4A5B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  <w:r w:rsidR="00907D38"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="00907D38" w:rsidRPr="00DE4A5B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="00907D38"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REPAY</w:t>
            </w:r>
            <w:r w:rsidR="00DE4A5B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(</w:t>
            </w:r>
            <w:ins w:id="599" w:author="Бумай Елена Юрьевна [2]" w:date="2026-07-06T15:09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массив </w:t>
              </w:r>
            </w:ins>
            <w:ins w:id="600" w:author="Бумай Елена Юрьевна [2]" w:date="2026-05-20T12:27:00Z">
              <w:r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>погашений</w:t>
              </w:r>
              <w:r w:rsidR="00ED60F8">
                <w:rPr>
                  <w:rFonts w:ascii="Times New Roman" w:hAnsi="Times New Roman" w:cs="Times New Roman"/>
                  <w:b/>
                  <w:iCs/>
                  <w:sz w:val="28"/>
                  <w:szCs w:val="28"/>
                </w:rPr>
                <w:t xml:space="preserve"> по долгу - </w:t>
              </w:r>
            </w:ins>
            <w:r w:rsidR="00DE4A5B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при наличии погашений)</w:t>
            </w:r>
          </w:p>
        </w:tc>
      </w:tr>
      <w:tr w:rsidR="00D22309" w:rsidRPr="00B14034" w14:paraId="2DEC620E" w14:textId="77777777" w:rsidTr="00D22309">
        <w:tc>
          <w:tcPr>
            <w:tcW w:w="2516" w:type="dxa"/>
          </w:tcPr>
          <w:p w14:paraId="22AAB3E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PAY_DATE</w:t>
            </w:r>
          </w:p>
        </w:tc>
        <w:tc>
          <w:tcPr>
            <w:tcW w:w="3237" w:type="dxa"/>
          </w:tcPr>
          <w:p w14:paraId="09C4E20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Дата</w:t>
            </w:r>
            <w:proofErr w:type="spellEnd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489" w:type="dxa"/>
          </w:tcPr>
          <w:p w14:paraId="61205ECA" w14:textId="77777777" w:rsidR="00D22309" w:rsidRDefault="00D22309" w:rsidP="00D22309">
            <w:r w:rsidRPr="00FB1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1E15E53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05D58E8F" w14:textId="77777777" w:rsidTr="00D22309">
        <w:tc>
          <w:tcPr>
            <w:tcW w:w="2516" w:type="dxa"/>
          </w:tcPr>
          <w:p w14:paraId="607A8D00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PAY_SUM </w:t>
            </w:r>
          </w:p>
        </w:tc>
        <w:tc>
          <w:tcPr>
            <w:tcW w:w="3237" w:type="dxa"/>
          </w:tcPr>
          <w:p w14:paraId="588011A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Размер</w:t>
            </w:r>
            <w:proofErr w:type="spellEnd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489" w:type="dxa"/>
          </w:tcPr>
          <w:p w14:paraId="443195D9" w14:textId="77777777" w:rsidR="00D22309" w:rsidRDefault="00D22309" w:rsidP="00D22309">
            <w:r w:rsidRPr="00FB1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3D4E746F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12F97CA9" w14:textId="77777777" w:rsidTr="00D22309">
        <w:tc>
          <w:tcPr>
            <w:tcW w:w="2516" w:type="dxa"/>
          </w:tcPr>
          <w:p w14:paraId="6CCABB5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lastRenderedPageBreak/>
              <w:t xml:space="preserve">CURR_CODE </w:t>
            </w:r>
          </w:p>
        </w:tc>
        <w:tc>
          <w:tcPr>
            <w:tcW w:w="3237" w:type="dxa"/>
          </w:tcPr>
          <w:p w14:paraId="38811B8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Валюта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погашения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(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код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1489" w:type="dxa"/>
          </w:tcPr>
          <w:p w14:paraId="4C0A8CEB" w14:textId="77777777" w:rsidR="00D22309" w:rsidRDefault="00D22309" w:rsidP="00D22309">
            <w:r w:rsidRPr="00FB10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vAlign w:val="center"/>
          </w:tcPr>
          <w:p w14:paraId="4BCD0304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8300875" w14:textId="77777777" w:rsidR="004D5E59" w:rsidRPr="00B14034" w:rsidRDefault="004D5E59" w:rsidP="002B0BD7">
      <w:pPr>
        <w:spacing w:line="240" w:lineRule="atLeast"/>
        <w:rPr>
          <w:rFonts w:ascii="Times New Roman" w:hAnsi="Times New Roman" w:cs="Times New Roman"/>
          <w:iCs/>
          <w:color w:val="833C0B" w:themeColor="accent2" w:themeShade="80"/>
          <w:sz w:val="28"/>
          <w:szCs w:val="28"/>
        </w:rPr>
      </w:pPr>
    </w:p>
    <w:p w14:paraId="35C138A9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50A78229" w14:textId="1E283D6C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0"/>
          <w:szCs w:val="20"/>
          <w:u w:val="single"/>
          <w:shd w:val="clear" w:color="auto" w:fill="FAFAFA"/>
        </w:rPr>
      </w:pPr>
      <w:ins w:id="601" w:author="Бумай Елена Юрьевна [2]" w:date="2026-05-20T14:11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begin"/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 HYPERLINK "</w:instrText>
        </w:r>
      </w:ins>
      <w:r w:rsidRPr="00D00592">
        <w:rPr>
          <w:rPrChange w:id="602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http</w:instrText>
      </w:r>
      <w:r w:rsidRPr="00D00592">
        <w:rPr>
          <w:rPrChange w:id="603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://host:</w:instrText>
      </w:r>
      <w:ins w:id="604" w:author="Бумай Елена Юрьевна [2]" w:date="2026-05-20T14:11:00Z">
        <w:r w:rsidRPr="00D00592">
          <w:rPr>
            <w:rPrChange w:id="605" w:author="Бумай Елена Юрьевна [2]" w:date="2026-05-20T14:11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606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607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core</w:instrText>
      </w:r>
      <w:r w:rsidRPr="00D00592">
        <w:rPr>
          <w:rPrChange w:id="608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609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bi</w:instrText>
      </w:r>
      <w:r w:rsidRPr="00D00592">
        <w:rPr>
          <w:rPrChange w:id="610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611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GetClaimantInfoByProcNum</w:instrText>
      </w:r>
      <w:ins w:id="612" w:author="Бумай Елена Юрьевна [2]" w:date="2026-05-20T14:11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" </w:instrText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613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http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614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://host:</w:t>
      </w:r>
      <w:ins w:id="615" w:author="Бумай Елена Юрьевна [2]" w:date="2026-05-20T14:11:00Z">
        <w:r w:rsidRPr="00A51C56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616" w:author="Бумай Елена Юрьевна [2]" w:date="2026-05-20T14:11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del w:id="617" w:author="Бумай Елена Юрьевна [2]" w:date="2026-05-20T14:11:00Z">
        <w:r w:rsidRPr="00A51C56" w:rsidDel="00D0059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618" w:author="Бумай Елена Юрьевна [2]" w:date="2026-05-20T14:11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delText>8080</w:delText>
        </w:r>
      </w:del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619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620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core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621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622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bi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623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624" w:author="Бумай Елена Юрьевна [2]" w:date="2026-05-20T14:11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GetClaimantInfoByProcNum</w:t>
      </w:r>
      <w:proofErr w:type="spellEnd"/>
      <w:ins w:id="625" w:author="Бумай Елена Юрьевна [2]" w:date="2026-05-20T14:11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end"/>
        </w:r>
      </w:ins>
    </w:p>
    <w:p w14:paraId="453945C5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p w14:paraId="41367F7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ResponseTime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– string – </w:t>
      </w:r>
      <w:r w:rsidRPr="00B14034">
        <w:rPr>
          <w:rFonts w:ascii="Times New Roman" w:hAnsi="Times New Roman" w:cs="Times New Roman"/>
          <w:i/>
          <w:sz w:val="20"/>
          <w:szCs w:val="20"/>
        </w:rPr>
        <w:t>Время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выдачи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ответа</w:t>
      </w:r>
    </w:p>
    <w:p w14:paraId="62C4DD7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X-Version – string – </w:t>
      </w:r>
      <w:r w:rsidRPr="00B14034">
        <w:rPr>
          <w:rFonts w:ascii="Times New Roman" w:hAnsi="Times New Roman" w:cs="Times New Roman"/>
          <w:i/>
          <w:sz w:val="20"/>
          <w:szCs w:val="20"/>
        </w:rPr>
        <w:t>Версия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API</w:t>
      </w:r>
    </w:p>
    <w:p w14:paraId="3570BA8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X-Content-Length – string – </w:t>
      </w:r>
      <w:r w:rsidRPr="00B14034">
        <w:rPr>
          <w:rFonts w:ascii="Times New Roman" w:hAnsi="Times New Roman" w:cs="Times New Roman"/>
          <w:i/>
          <w:sz w:val="20"/>
          <w:szCs w:val="20"/>
        </w:rPr>
        <w:t>Дублирует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служебное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поле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Content-Length</w:t>
      </w:r>
    </w:p>
    <w:p w14:paraId="40B1A66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успех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7A4904C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5E48ED7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"1",</w:t>
      </w:r>
    </w:p>
    <w:p w14:paraId="2ECB618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"data": [</w:t>
      </w:r>
    </w:p>
    <w:p w14:paraId="4B69235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1B7E0D1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4DC8D33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p_ispdoc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2C5BD719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5A57A60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"15",</w:t>
      </w:r>
    </w:p>
    <w:p w14:paraId="6F8A6E5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</w:t>
      </w:r>
      <w:r w:rsidRPr="00B1403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"7-5334",</w:t>
      </w:r>
    </w:p>
    <w:p w14:paraId="2CB7876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doc_date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"02.11.2017 0:00:00",</w:t>
      </w:r>
    </w:p>
    <w:p w14:paraId="17D229B3" w14:textId="05A205FF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doc_organ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"нотариус Минского городского нотариального округа</w:t>
      </w:r>
      <w:ins w:id="626" w:author="Бумай Елена Юрьевна" w:date="2026-02-04T14:37:00Z">
        <w:r w:rsidR="00AB1435">
          <w:rPr>
            <w:rFonts w:ascii="Times New Roman" w:hAnsi="Times New Roman" w:cs="Times New Roman"/>
            <w:i/>
            <w:sz w:val="20"/>
            <w:szCs w:val="20"/>
          </w:rPr>
          <w:t xml:space="preserve"> Иванов И.И.</w:t>
        </w:r>
      </w:ins>
      <w:r w:rsidRPr="00B14034">
        <w:rPr>
          <w:rFonts w:ascii="Times New Roman" w:hAnsi="Times New Roman" w:cs="Times New Roman"/>
          <w:i/>
          <w:sz w:val="20"/>
          <w:szCs w:val="20"/>
        </w:rPr>
        <w:t>",</w:t>
      </w:r>
    </w:p>
    <w:p w14:paraId="7496831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doc_org_code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"6",</w:t>
      </w:r>
    </w:p>
    <w:p w14:paraId="4D307CC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"60118000051",</w:t>
      </w:r>
    </w:p>
    <w:p w14:paraId="58307DC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9:28:34",</w:t>
      </w:r>
    </w:p>
    <w:p w14:paraId="5756ACD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req_init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"205",</w:t>
      </w:r>
    </w:p>
    <w:p w14:paraId="3332652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crednum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F5EDB2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opi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"601",</w:t>
      </w:r>
    </w:p>
    <w:p w14:paraId="650A9FD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"surname": "</w:t>
      </w:r>
      <w:r w:rsidRPr="00B14034">
        <w:rPr>
          <w:rFonts w:ascii="Times New Roman" w:hAnsi="Times New Roman" w:cs="Times New Roman"/>
          <w:i/>
          <w:sz w:val="20"/>
          <w:szCs w:val="20"/>
        </w:rPr>
        <w:t>Минченко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3A3D7A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firstname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Мария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1F95BB0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fathername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Сергеевна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4E34B15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"phone": ""</w:t>
      </w:r>
    </w:p>
    <w:p w14:paraId="5684407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2AAA7B69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694D44F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p_ost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545C493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371C2B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req_sum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"1279,44",</w:t>
      </w:r>
    </w:p>
    <w:p w14:paraId="6E48748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ost_sum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"1270,62",</w:t>
      </w:r>
    </w:p>
    <w:p w14:paraId="6CAB046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77D5E260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635A64C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],</w:t>
      </w:r>
    </w:p>
    <w:p w14:paraId="1DD9E3E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p_cred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[</w:t>
      </w:r>
    </w:p>
    <w:p w14:paraId="4B0960D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{</w:t>
      </w:r>
    </w:p>
    <w:p w14:paraId="41D6352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full_name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"УНИТАРНОЕ ПРЕДПРИЯТИЕ ПО ОКАЗАНИЮ УСЛУГ \"ВЕЛКОМ\"",</w:t>
      </w:r>
    </w:p>
    <w:p w14:paraId="51C334A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idf_num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"101528843"</w:t>
      </w:r>
    </w:p>
    <w:p w14:paraId="48C89A3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}</w:t>
      </w:r>
    </w:p>
    <w:p w14:paraId="52D0900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],</w:t>
      </w:r>
    </w:p>
    <w:p w14:paraId="2633811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p_debt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[</w:t>
      </w:r>
    </w:p>
    <w:p w14:paraId="20ED246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{</w:t>
      </w:r>
    </w:p>
    <w:p w14:paraId="449B633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full_name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"УСКОВ ЮРИЙ ВИКТОРОВИЧ",</w:t>
      </w:r>
    </w:p>
    <w:p w14:paraId="1839BA8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idf_num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"3230587H066PB5"</w:t>
      </w:r>
    </w:p>
    <w:p w14:paraId="79B5917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4599E2C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3B9D219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161E740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2955DFA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"6",</w:t>
      </w:r>
    </w:p>
    <w:p w14:paraId="5E72ACF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7063482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"",</w:t>
      </w:r>
    </w:p>
    <w:p w14:paraId="2BD36BF0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"1"</w:t>
      </w:r>
    </w:p>
    <w:p w14:paraId="68E0AE8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0E9450C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 xml:space="preserve">                {</w:t>
      </w:r>
    </w:p>
    <w:p w14:paraId="6AECA78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"1",</w:t>
      </w:r>
    </w:p>
    <w:p w14:paraId="13E4DFA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4E66020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"0",</w:t>
      </w:r>
    </w:p>
    <w:p w14:paraId="3A68D55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"0"</w:t>
      </w:r>
    </w:p>
    <w:p w14:paraId="62CDE5D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0FF7448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1C0C6CD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"103",</w:t>
      </w:r>
    </w:p>
    <w:p w14:paraId="23B9769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1D072E9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"",</w:t>
      </w:r>
    </w:p>
    <w:p w14:paraId="3792FF0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"0"</w:t>
      </w:r>
    </w:p>
    <w:p w14:paraId="1D4E241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59CAF51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5A2A88A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"102",</w:t>
      </w:r>
    </w:p>
    <w:p w14:paraId="2CC8E860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32877AD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"",</w:t>
      </w:r>
    </w:p>
    <w:p w14:paraId="127FC33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"0"</w:t>
      </w:r>
    </w:p>
    <w:p w14:paraId="4A7141F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75FD706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16CE3C6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p_action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00EFB6D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0746799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"action": "201",</w:t>
      </w:r>
    </w:p>
    <w:p w14:paraId="35B3C97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date_begin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"10.01.2018 0:00:00",</w:t>
      </w:r>
    </w:p>
    <w:p w14:paraId="4D4481E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"1237722",</w:t>
      </w:r>
    </w:p>
    <w:p w14:paraId="58386EC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07FDDB4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"10.01.2018 0:00:00",</w:t>
      </w:r>
    </w:p>
    <w:p w14:paraId="30D1DB41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7DD529B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75AF7C1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6839954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"action": "401",</w:t>
      </w:r>
    </w:p>
    <w:p w14:paraId="0421249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date_begin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0686174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"1245378",</w:t>
      </w:r>
    </w:p>
    <w:p w14:paraId="6138489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47450F4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3F6936B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426515B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3AFE3A3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460CF13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"action": "409",</w:t>
      </w:r>
    </w:p>
    <w:p w14:paraId="798E36D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date_begin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5FDA1BC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"1245379",</w:t>
      </w:r>
    </w:p>
    <w:p w14:paraId="4D69C86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6E3A59C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4F932E3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5C61B93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2C0C6C9F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3AFD53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"action": "401",</w:t>
      </w:r>
    </w:p>
    <w:p w14:paraId="3B93ADC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date_begin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2B7F26A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"1245388",</w:t>
      </w:r>
    </w:p>
    <w:p w14:paraId="47FBA43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1BD6FAD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2161DA6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42057D0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6799A7C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0CC5F59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"action": "409",</w:t>
      </w:r>
    </w:p>
    <w:p w14:paraId="216AED6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date_begin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1E2282EE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"1245389",</w:t>
      </w:r>
    </w:p>
    <w:p w14:paraId="2D05974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4A88C50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 0:00:00",</w:t>
      </w:r>
    </w:p>
    <w:p w14:paraId="7BFB4F4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731DE17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5C5F5763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50A863F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p_nachisl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6710670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B4E59E0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date_price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"03.06.2018 0:00:00",</w:t>
      </w:r>
    </w:p>
    <w:p w14:paraId="07DAE5C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 xml:space="preserve">                    "price": "1089,72",</w:t>
      </w:r>
    </w:p>
    <w:p w14:paraId="73ACEED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4C544E4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594BEA69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506C9835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date_price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"09.01.2018 0:00:00",</w:t>
      </w:r>
    </w:p>
    <w:p w14:paraId="71180FD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"price": "189,72",</w:t>
      </w:r>
    </w:p>
    <w:p w14:paraId="43242B68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5DA20421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2B854D8A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33FC820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p_repay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7914E051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30EE6FD9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pay_date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"22.02.2019 0:00:00",</w:t>
      </w:r>
    </w:p>
    <w:p w14:paraId="4645AB61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pay_sum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"8,82",</w:t>
      </w:r>
    </w:p>
    <w:p w14:paraId="79CC7004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32F24A1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1411C301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</w:t>
      </w:r>
    </w:p>
    <w:p w14:paraId="0872C500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}</w:t>
      </w:r>
    </w:p>
    <w:p w14:paraId="35FC36FD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],</w:t>
      </w:r>
    </w:p>
    <w:p w14:paraId="27D66546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"message": "",</w:t>
      </w:r>
    </w:p>
    <w:p w14:paraId="66F7EE57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"tag": ""</w:t>
      </w:r>
    </w:p>
    <w:p w14:paraId="507F7D7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45FDDDE1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3735E6CB" w14:textId="77777777" w:rsidR="004D5E59" w:rsidRPr="00B14034" w:rsidRDefault="004D5E59" w:rsidP="00B137CA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ответа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BODY 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(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</w:rPr>
        <w:t>неудача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)</w:t>
      </w:r>
      <w:r w:rsidR="00B137CA" w:rsidRPr="00B1403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9E3BC5C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20BDDB42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"0",</w:t>
      </w:r>
    </w:p>
    <w:p w14:paraId="2E91318B" w14:textId="77777777" w:rsidR="004D5E59" w:rsidRPr="00B14034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[],</w:t>
      </w:r>
    </w:p>
    <w:p w14:paraId="13266EAD" w14:textId="77777777" w:rsidR="004D5E59" w:rsidRPr="00907D38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"message": "Invalid property identifier character</w:t>
      </w:r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: ,</w:t>
      </w:r>
      <w:proofErr w:type="gram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. Path '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p_proc_num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', line 2, position 30. </w:t>
      </w:r>
      <w:r w:rsidRPr="00907D38">
        <w:rPr>
          <w:rFonts w:ascii="Times New Roman" w:hAnsi="Times New Roman" w:cs="Times New Roman"/>
          <w:i/>
          <w:sz w:val="20"/>
          <w:szCs w:val="20"/>
        </w:rPr>
        <w:t>"</w:t>
      </w:r>
    </w:p>
    <w:p w14:paraId="447099C5" w14:textId="77777777" w:rsidR="004D5E59" w:rsidRPr="00907D38" w:rsidRDefault="004D5E59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907D38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tag</w:t>
      </w:r>
      <w:r w:rsidRPr="00907D38">
        <w:rPr>
          <w:rFonts w:ascii="Times New Roman" w:hAnsi="Times New Roman" w:cs="Times New Roman"/>
          <w:i/>
          <w:sz w:val="20"/>
          <w:szCs w:val="20"/>
        </w:rPr>
        <w:t>": ""</w:t>
      </w:r>
    </w:p>
    <w:p w14:paraId="2EC7F9E0" w14:textId="77777777" w:rsidR="004D5E59" w:rsidRPr="00907D38" w:rsidRDefault="00B137CA" w:rsidP="003C42A6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907D38">
        <w:rPr>
          <w:rFonts w:ascii="Times New Roman" w:hAnsi="Times New Roman" w:cs="Times New Roman"/>
          <w:i/>
          <w:sz w:val="20"/>
          <w:szCs w:val="20"/>
        </w:rPr>
        <w:t>}</w:t>
      </w:r>
    </w:p>
    <w:p w14:paraId="48C9E203" w14:textId="77777777" w:rsidR="004D5E59" w:rsidRPr="00B14034" w:rsidRDefault="004D5E59" w:rsidP="00AD4B63">
      <w:pPr>
        <w:spacing w:line="240" w:lineRule="atLeast"/>
        <w:ind w:firstLine="709"/>
        <w:rPr>
          <w:rStyle w:val="ad"/>
          <w:rFonts w:ascii="Times New Roman" w:hAnsi="Times New Roman" w:cs="Times New Roman"/>
          <w:iCs/>
          <w:sz w:val="28"/>
          <w:szCs w:val="28"/>
        </w:rPr>
      </w:pPr>
    </w:p>
    <w:p w14:paraId="03F06C8D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627" w:name="_Toc226629430"/>
      <w:r w:rsidRPr="00B14034">
        <w:rPr>
          <w:rStyle w:val="ad"/>
          <w:rFonts w:ascii="Times New Roman" w:hAnsi="Times New Roman" w:cs="Times New Roman"/>
          <w:color w:val="auto"/>
        </w:rPr>
        <w:t>3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>.</w:t>
      </w:r>
      <w:r w:rsidR="00B137CA" w:rsidRPr="00B14034">
        <w:rPr>
          <w:rStyle w:val="ad"/>
          <w:rFonts w:ascii="Times New Roman" w:hAnsi="Times New Roman" w:cs="Times New Roman"/>
          <w:color w:val="auto"/>
        </w:rPr>
        <w:t>2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GetClaimantInfoByNumDebt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627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3981206F" w14:textId="77777777" w:rsidR="00E30888" w:rsidRPr="00B14034" w:rsidRDefault="004D5E59" w:rsidP="00E30888">
      <w:pPr>
        <w:spacing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Сервис выполняет получение сведений об исполнительном производстве по уникальному идентификатору задолженности в системе взыскателя</w:t>
      </w:r>
      <w:r w:rsidRPr="00B14034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i/>
          <w:sz w:val="28"/>
          <w:szCs w:val="28"/>
        </w:rPr>
        <w:t xml:space="preserve">(сервис номер 3 </w:t>
      </w:r>
      <w:r w:rsidR="00E30888">
        <w:rPr>
          <w:rFonts w:ascii="Times New Roman" w:hAnsi="Times New Roman" w:cs="Times New Roman"/>
          <w:i/>
          <w:sz w:val="28"/>
          <w:szCs w:val="28"/>
        </w:rPr>
        <w:t>Концепции</w:t>
      </w:r>
      <w:r w:rsidRPr="00B14034">
        <w:rPr>
          <w:rFonts w:ascii="Times New Roman" w:hAnsi="Times New Roman" w:cs="Times New Roman"/>
          <w:i/>
          <w:sz w:val="28"/>
          <w:szCs w:val="28"/>
        </w:rPr>
        <w:t>).</w:t>
      </w:r>
      <w:r w:rsidR="00E308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30888" w:rsidRPr="00E30888">
        <w:rPr>
          <w:rFonts w:ascii="Times New Roman" w:hAnsi="Times New Roman" w:cs="Times New Roman"/>
          <w:sz w:val="28"/>
          <w:szCs w:val="28"/>
        </w:rPr>
        <w:t xml:space="preserve">Данный сервис </w:t>
      </w:r>
      <w:r w:rsidR="00E30888">
        <w:rPr>
          <w:rFonts w:ascii="Times New Roman" w:hAnsi="Times New Roman" w:cs="Times New Roman"/>
          <w:sz w:val="28"/>
          <w:szCs w:val="28"/>
        </w:rPr>
        <w:t xml:space="preserve">может применяться взыскателем для запроса информации о состоянии задолженностей по исполнительным документам, переданным в электронном виде на принудительное исполнение. Взыскатель после помещения задолженности в систему принудительного исполнения запрашивает состояние задолженности по собственному идентификатору, переданному </w:t>
      </w:r>
      <w:proofErr w:type="gramStart"/>
      <w:r w:rsidR="00E30888">
        <w:rPr>
          <w:rFonts w:ascii="Times New Roman" w:hAnsi="Times New Roman" w:cs="Times New Roman"/>
          <w:sz w:val="28"/>
          <w:szCs w:val="28"/>
        </w:rPr>
        <w:t>с запросе</w:t>
      </w:r>
      <w:proofErr w:type="gramEnd"/>
      <w:r w:rsidR="00E30888">
        <w:rPr>
          <w:rFonts w:ascii="Times New Roman" w:hAnsi="Times New Roman" w:cs="Times New Roman"/>
          <w:sz w:val="28"/>
          <w:szCs w:val="28"/>
        </w:rPr>
        <w:t xml:space="preserve"> на размещение.</w:t>
      </w:r>
    </w:p>
    <w:p w14:paraId="29C6198B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2FCEAD75" w14:textId="50F93971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Curl --location --request POST 'localhost:</w:t>
      </w:r>
      <w:del w:id="628" w:author="Бумай Елена Юрьевна [2]" w:date="2026-05-20T14:11:00Z">
        <w:r w:rsidRPr="008A4046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 xml:space="preserve"> 8080</w:delText>
        </w:r>
      </w:del>
      <w:ins w:id="629" w:author="Бумай Елена Юрьевна [2]" w:date="2026-05-20T14:11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630" w:author="Бумай Елена Юрьевна [2]" w:date="2026-05-20T14:11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/core/bi/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GetClaimantInfoByNumDebt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' \</w:t>
      </w:r>
    </w:p>
    <w:p w14:paraId="26E131AE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'x-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user_id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: 123456789' \</w:t>
      </w:r>
    </w:p>
    <w:p w14:paraId="283BA153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'x-token: AAAABBBCCCDDDEEEFFF00011122233344455566677888999' \</w:t>
      </w:r>
    </w:p>
    <w:p w14:paraId="12A8C113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'x-timestamp: 12121212121212' \</w:t>
      </w:r>
    </w:p>
    <w:p w14:paraId="6F03BA29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--header 'Content-Type: application/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json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' \</w:t>
      </w:r>
    </w:p>
    <w:p w14:paraId="7D09A2F0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--data-raw '{</w:t>
      </w:r>
    </w:p>
    <w:p w14:paraId="75BCCEB0" w14:textId="6638E30E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"p_cl_num"</w:t>
      </w:r>
      <w:r w:rsidR="007F525D">
        <w:rPr>
          <w:rFonts w:ascii="Times New Roman" w:hAnsi="Times New Roman" w:cs="Times New Roman"/>
          <w:i/>
          <w:sz w:val="28"/>
          <w:szCs w:val="28"/>
          <w:lang w:val="en-US"/>
        </w:rPr>
        <w:t>123456789</w:t>
      </w: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"",       </w:t>
      </w:r>
    </w:p>
    <w:p w14:paraId="67523FBB" w14:textId="215FBDE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"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p_proc_num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":"",   </w:t>
      </w:r>
    </w:p>
    <w:p w14:paraId="5963C445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"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test":"test</w:t>
      </w:r>
      <w:proofErr w:type="spellEnd"/>
      <w:proofErr w:type="gram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"  ,</w:t>
      </w:r>
      <w:proofErr w:type="gramEnd"/>
    </w:p>
    <w:p w14:paraId="636D7503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   "p_date_from":"01.07.2018",</w:t>
      </w:r>
    </w:p>
    <w:p w14:paraId="792EEE25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"</w:t>
      </w:r>
      <w:proofErr w:type="spellStart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>p_date_to</w:t>
      </w:r>
      <w:proofErr w:type="spellEnd"/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":" 01.11.2020",    </w:t>
      </w:r>
    </w:p>
    <w:p w14:paraId="1872FD87" w14:textId="77777777" w:rsidR="004D5E59" w:rsidRPr="008A4046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404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"p_response_id":"06e0212d-f758-4f1c-8482-165df252c8fe"</w:t>
      </w:r>
    </w:p>
    <w:p w14:paraId="0E74CFBB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B14034">
        <w:rPr>
          <w:rFonts w:ascii="Times New Roman" w:hAnsi="Times New Roman" w:cs="Times New Roman"/>
          <w:i/>
          <w:sz w:val="28"/>
          <w:szCs w:val="28"/>
        </w:rPr>
        <w:t>}'</w:t>
      </w:r>
    </w:p>
    <w:p w14:paraId="3251E87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0B4EF0AD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B137CA" w:rsidRPr="00B14034" w14:paraId="65A7F8F0" w14:textId="77777777" w:rsidTr="00507311">
        <w:tc>
          <w:tcPr>
            <w:tcW w:w="704" w:type="dxa"/>
          </w:tcPr>
          <w:p w14:paraId="6E73C41C" w14:textId="77777777" w:rsidR="00B137CA" w:rsidRPr="00B14034" w:rsidRDefault="00B137CA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6A3746E7" w14:textId="77777777" w:rsidR="00B137CA" w:rsidRPr="00B14034" w:rsidRDefault="00B137CA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137CA" w:rsidRPr="00B14034" w14:paraId="412A7C5F" w14:textId="77777777" w:rsidTr="00507311">
        <w:tc>
          <w:tcPr>
            <w:tcW w:w="704" w:type="dxa"/>
          </w:tcPr>
          <w:p w14:paraId="7805F40A" w14:textId="77777777" w:rsidR="00B137CA" w:rsidRPr="00B14034" w:rsidRDefault="00B137CA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17701035" w14:textId="77777777" w:rsidR="00B137CA" w:rsidRPr="00B14034" w:rsidRDefault="00B137CA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B137CA" w:rsidRPr="00B14034" w14:paraId="11BC8FF0" w14:textId="77777777" w:rsidTr="00507311">
        <w:tc>
          <w:tcPr>
            <w:tcW w:w="704" w:type="dxa"/>
          </w:tcPr>
          <w:p w14:paraId="15F22E6B" w14:textId="77777777" w:rsidR="00B137CA" w:rsidRPr="00B14034" w:rsidRDefault="00B137CA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06EB738D" w14:textId="77777777" w:rsidR="00B137CA" w:rsidRPr="00B14034" w:rsidRDefault="00B137CA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B137CA" w:rsidRPr="00B14034" w14:paraId="3B3BEE43" w14:textId="77777777" w:rsidTr="00507311">
        <w:tc>
          <w:tcPr>
            <w:tcW w:w="704" w:type="dxa"/>
          </w:tcPr>
          <w:p w14:paraId="09EAA802" w14:textId="77777777" w:rsidR="00B137CA" w:rsidRPr="00B14034" w:rsidRDefault="00B137CA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0A3C0296" w14:textId="77777777" w:rsidR="00B137CA" w:rsidRPr="00B14034" w:rsidRDefault="00B137CA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B137CA" w:rsidRPr="00B14034" w14:paraId="3204D47A" w14:textId="77777777" w:rsidTr="00507311">
        <w:tc>
          <w:tcPr>
            <w:tcW w:w="704" w:type="dxa"/>
          </w:tcPr>
          <w:p w14:paraId="05305BE8" w14:textId="77777777" w:rsidR="00B137CA" w:rsidRPr="00B14034" w:rsidRDefault="00B137CA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2B428569" w14:textId="77777777" w:rsidR="00B137CA" w:rsidRPr="00B14034" w:rsidRDefault="00B137CA" w:rsidP="000F6324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7E582329" w14:textId="77777777" w:rsidR="00B137CA" w:rsidRPr="00B14034" w:rsidRDefault="00B137CA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1649C9BE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54"/>
        <w:gridCol w:w="3320"/>
        <w:gridCol w:w="1625"/>
        <w:gridCol w:w="2546"/>
      </w:tblGrid>
      <w:tr w:rsidR="00585D03" w:rsidRPr="00B14034" w14:paraId="72C0BACE" w14:textId="77777777" w:rsidTr="00585D03">
        <w:tc>
          <w:tcPr>
            <w:tcW w:w="1854" w:type="dxa"/>
          </w:tcPr>
          <w:p w14:paraId="27CD3C97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</w:p>
        </w:tc>
        <w:tc>
          <w:tcPr>
            <w:tcW w:w="3320" w:type="dxa"/>
          </w:tcPr>
          <w:p w14:paraId="079A3A09" w14:textId="77777777" w:rsidR="00585D03" w:rsidRPr="00B14034" w:rsidRDefault="00585D03" w:rsidP="00585D03">
            <w:pPr>
              <w:spacing w:line="240" w:lineRule="atLeast"/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625" w:type="dxa"/>
          </w:tcPr>
          <w:p w14:paraId="42B12231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546" w:type="dxa"/>
          </w:tcPr>
          <w:p w14:paraId="2079911D" w14:textId="77777777" w:rsidR="00585D03" w:rsidRPr="00B14034" w:rsidRDefault="00585D03" w:rsidP="00585D03">
            <w:pPr>
              <w:spacing w:line="240" w:lineRule="atLeast"/>
              <w:ind w:hanging="11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585D03" w:rsidRPr="00B14034" w14:paraId="74DE56F0" w14:textId="77777777" w:rsidTr="00585D03">
        <w:tc>
          <w:tcPr>
            <w:tcW w:w="1854" w:type="dxa"/>
          </w:tcPr>
          <w:p w14:paraId="66CB76A8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0" w:type="dxa"/>
          </w:tcPr>
          <w:p w14:paraId="2693F4C2" w14:textId="77777777" w:rsidR="00585D03" w:rsidRPr="00B14034" w:rsidRDefault="00585D03" w:rsidP="00585D03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Логин клиента, выданный клиенту при выполнении процедуры регистрации у поставщика информации.</w:t>
            </w:r>
          </w:p>
        </w:tc>
        <w:tc>
          <w:tcPr>
            <w:tcW w:w="1625" w:type="dxa"/>
          </w:tcPr>
          <w:p w14:paraId="15217545" w14:textId="77777777" w:rsidR="00585D03" w:rsidRPr="00E45961" w:rsidRDefault="00585D03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459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546" w:type="dxa"/>
            <w:vAlign w:val="center"/>
          </w:tcPr>
          <w:p w14:paraId="3F9C93C9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85D03" w:rsidRPr="00B14034" w14:paraId="3CEB7A03" w14:textId="77777777" w:rsidTr="00585D03">
        <w:tc>
          <w:tcPr>
            <w:tcW w:w="1854" w:type="dxa"/>
          </w:tcPr>
          <w:p w14:paraId="10BA3BFD" w14:textId="77777777" w:rsidR="00585D03" w:rsidRPr="00B14034" w:rsidRDefault="00585D03" w:rsidP="0050731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0" w:type="dxa"/>
          </w:tcPr>
          <w:p w14:paraId="539C03B1" w14:textId="77777777" w:rsidR="00585D03" w:rsidRPr="00B14034" w:rsidRDefault="00585D03" w:rsidP="00585D03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625" w:type="dxa"/>
          </w:tcPr>
          <w:p w14:paraId="234692A4" w14:textId="77777777" w:rsidR="00585D03" w:rsidRPr="00E45961" w:rsidRDefault="00585D03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459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546" w:type="dxa"/>
            <w:vAlign w:val="center"/>
          </w:tcPr>
          <w:p w14:paraId="65746249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85D03" w:rsidRPr="00B14034" w14:paraId="6EF4F623" w14:textId="77777777" w:rsidTr="00585D03">
        <w:tc>
          <w:tcPr>
            <w:tcW w:w="1854" w:type="dxa"/>
          </w:tcPr>
          <w:p w14:paraId="30B4A9B8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0" w:type="dxa"/>
          </w:tcPr>
          <w:p w14:paraId="1DDFCF83" w14:textId="77777777" w:rsidR="00585D03" w:rsidRPr="00B14034" w:rsidRDefault="00585D03" w:rsidP="00585D03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Метка времени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625" w:type="dxa"/>
          </w:tcPr>
          <w:p w14:paraId="2E289BFF" w14:textId="77777777" w:rsidR="00585D03" w:rsidRPr="00E45961" w:rsidRDefault="00585D03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459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546" w:type="dxa"/>
            <w:vAlign w:val="center"/>
          </w:tcPr>
          <w:p w14:paraId="66F56372" w14:textId="77777777" w:rsidR="00585D03" w:rsidRPr="00B14034" w:rsidRDefault="00585D03" w:rsidP="00585D0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69381DE" w14:textId="77777777" w:rsidR="00B137CA" w:rsidRPr="00B14034" w:rsidRDefault="00B137CA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3EA03E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63A3AD98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DE4A5B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19479EC6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p_cl_num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":"",       </w:t>
      </w:r>
    </w:p>
    <w:p w14:paraId="6BA2E3C0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"p_proc_num":"60118000051",   </w:t>
      </w:r>
    </w:p>
    <w:p w14:paraId="63082413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"p_date_from":"01.07.2018",</w:t>
      </w:r>
    </w:p>
    <w:p w14:paraId="4A5CD953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p_date_to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":" 01.11.2020",    </w:t>
      </w:r>
    </w:p>
    <w:p w14:paraId="670A189F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"p_response_id":"06e0212d-f758-4f1c-8482-165df252c8fe"</w:t>
      </w:r>
    </w:p>
    <w:p w14:paraId="095F72F1" w14:textId="77777777" w:rsidR="004D5E59" w:rsidRPr="00B14034" w:rsidRDefault="004D5E59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2DC93F99" w14:textId="77777777" w:rsidR="00643E15" w:rsidRPr="00B14034" w:rsidRDefault="00643E15" w:rsidP="00643E15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76"/>
        <w:gridCol w:w="3231"/>
        <w:gridCol w:w="1323"/>
        <w:gridCol w:w="2215"/>
      </w:tblGrid>
      <w:tr w:rsidR="00585D03" w:rsidRPr="00B14034" w14:paraId="2E20AFC8" w14:textId="77777777" w:rsidTr="00907D38">
        <w:tc>
          <w:tcPr>
            <w:tcW w:w="2576" w:type="dxa"/>
          </w:tcPr>
          <w:p w14:paraId="1C99A554" w14:textId="5E7978B7" w:rsidR="00585D03" w:rsidRPr="00B14034" w:rsidRDefault="00585D03" w:rsidP="0050731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</w:p>
        </w:tc>
        <w:tc>
          <w:tcPr>
            <w:tcW w:w="3231" w:type="dxa"/>
          </w:tcPr>
          <w:p w14:paraId="4D684BB3" w14:textId="77777777" w:rsidR="00585D03" w:rsidRPr="00B14034" w:rsidRDefault="00585D03" w:rsidP="00585D03">
            <w:pPr>
              <w:spacing w:line="240" w:lineRule="atLeast"/>
              <w:ind w:hanging="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323" w:type="dxa"/>
          </w:tcPr>
          <w:p w14:paraId="352CF71B" w14:textId="77777777" w:rsidR="00585D03" w:rsidRPr="00B14034" w:rsidRDefault="00585D03" w:rsidP="00585D03">
            <w:pPr>
              <w:spacing w:line="240" w:lineRule="atLeast"/>
              <w:ind w:hanging="7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215" w:type="dxa"/>
          </w:tcPr>
          <w:p w14:paraId="1910A1ED" w14:textId="77777777" w:rsidR="00585D03" w:rsidRPr="00B14034" w:rsidRDefault="00585D03" w:rsidP="00507311">
            <w:pPr>
              <w:spacing w:line="240" w:lineRule="atLeast"/>
              <w:ind w:firstLine="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585D03" w:rsidRPr="00B14034" w14:paraId="39E5624A" w14:textId="77777777" w:rsidTr="002D03ED">
        <w:trPr>
          <w:trHeight w:val="371"/>
        </w:trPr>
        <w:tc>
          <w:tcPr>
            <w:tcW w:w="9345" w:type="dxa"/>
            <w:gridSpan w:val="4"/>
          </w:tcPr>
          <w:p w14:paraId="3704455A" w14:textId="77777777" w:rsidR="00585D03" w:rsidRPr="00B14034" w:rsidRDefault="00585D03" w:rsidP="00585D03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Объект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ISPDOC</w:t>
            </w:r>
          </w:p>
        </w:tc>
      </w:tr>
      <w:tr w:rsidR="00D22309" w:rsidRPr="00B14034" w14:paraId="4AF2DF20" w14:textId="77777777" w:rsidTr="00907D38">
        <w:tc>
          <w:tcPr>
            <w:tcW w:w="2576" w:type="dxa"/>
          </w:tcPr>
          <w:p w14:paraId="2FF88D7F" w14:textId="77777777" w:rsidR="00D22309" w:rsidRPr="00B14034" w:rsidRDefault="00D22309" w:rsidP="00EB3F0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P_CL_NUM </w:t>
            </w:r>
          </w:p>
        </w:tc>
        <w:tc>
          <w:tcPr>
            <w:tcW w:w="3231" w:type="dxa"/>
          </w:tcPr>
          <w:p w14:paraId="6D59081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задолженности в системе взыскателя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323" w:type="dxa"/>
          </w:tcPr>
          <w:p w14:paraId="0B985B16" w14:textId="77777777" w:rsidR="00D22309" w:rsidRDefault="00D22309" w:rsidP="00D22309">
            <w:r w:rsidRPr="00BE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15" w:type="dxa"/>
            <w:vAlign w:val="center"/>
          </w:tcPr>
          <w:p w14:paraId="6EEB10DD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0B7915CD" w14:textId="77777777" w:rsidTr="00907D38">
        <w:trPr>
          <w:trHeight w:val="405"/>
        </w:trPr>
        <w:tc>
          <w:tcPr>
            <w:tcW w:w="2576" w:type="dxa"/>
          </w:tcPr>
          <w:p w14:paraId="6371889A" w14:textId="77777777" w:rsidR="00D22309" w:rsidRPr="00B14034" w:rsidRDefault="00D22309" w:rsidP="00EB3F0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P_PROC_NUM</w:t>
            </w:r>
          </w:p>
        </w:tc>
        <w:tc>
          <w:tcPr>
            <w:tcW w:w="3231" w:type="dxa"/>
          </w:tcPr>
          <w:p w14:paraId="159257B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производства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323" w:type="dxa"/>
          </w:tcPr>
          <w:p w14:paraId="2A3C8E55" w14:textId="77777777" w:rsidR="00D22309" w:rsidRDefault="00D22309" w:rsidP="00D22309">
            <w:r w:rsidRPr="00BE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15" w:type="dxa"/>
            <w:vAlign w:val="center"/>
          </w:tcPr>
          <w:p w14:paraId="702D0DD8" w14:textId="7E11232B" w:rsidR="00D22309" w:rsidRPr="00B14034" w:rsidRDefault="003D4B45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  <w:tr w:rsidR="00D22309" w:rsidRPr="00B14034" w14:paraId="044A43E4" w14:textId="77777777" w:rsidTr="00907D38">
        <w:trPr>
          <w:trHeight w:val="425"/>
        </w:trPr>
        <w:tc>
          <w:tcPr>
            <w:tcW w:w="2576" w:type="dxa"/>
          </w:tcPr>
          <w:p w14:paraId="3F46168A" w14:textId="41D19F4A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P_DATE_FROM </w:t>
            </w:r>
          </w:p>
        </w:tc>
        <w:tc>
          <w:tcPr>
            <w:tcW w:w="3231" w:type="dxa"/>
          </w:tcPr>
          <w:p w14:paraId="7EDB876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  <w:p w14:paraId="46E610AC" w14:textId="77777777" w:rsidR="00D22309" w:rsidRPr="00B14034" w:rsidRDefault="00D22309" w:rsidP="00D22309">
            <w:pPr>
              <w:spacing w:line="240" w:lineRule="atLeast"/>
              <w:ind w:hanging="8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3" w:type="dxa"/>
          </w:tcPr>
          <w:p w14:paraId="031A6E61" w14:textId="77777777" w:rsidR="00D22309" w:rsidRDefault="00D22309" w:rsidP="00D22309">
            <w:r w:rsidRPr="00BE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15" w:type="dxa"/>
            <w:vAlign w:val="center"/>
          </w:tcPr>
          <w:p w14:paraId="28093530" w14:textId="4AA2E82C" w:rsidR="00D22309" w:rsidRPr="00B14034" w:rsidRDefault="003D4B45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22309" w:rsidRPr="00B14034" w14:paraId="0B8FB7A6" w14:textId="77777777" w:rsidTr="00907D38">
        <w:trPr>
          <w:trHeight w:val="85"/>
        </w:trPr>
        <w:tc>
          <w:tcPr>
            <w:tcW w:w="2576" w:type="dxa"/>
          </w:tcPr>
          <w:p w14:paraId="301B36F4" w14:textId="77777777" w:rsidR="00D22309" w:rsidRPr="00B14034" w:rsidRDefault="00D22309" w:rsidP="00EB3F0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P_DATE_TO </w:t>
            </w:r>
          </w:p>
        </w:tc>
        <w:tc>
          <w:tcPr>
            <w:tcW w:w="3231" w:type="dxa"/>
          </w:tcPr>
          <w:p w14:paraId="1F18002A" w14:textId="77777777" w:rsidR="00D22309" w:rsidRPr="00B14034" w:rsidRDefault="00D22309" w:rsidP="00D22309">
            <w:pPr>
              <w:spacing w:line="240" w:lineRule="atLeast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1323" w:type="dxa"/>
          </w:tcPr>
          <w:p w14:paraId="76CB16B5" w14:textId="77777777" w:rsidR="00D22309" w:rsidRDefault="00D22309" w:rsidP="00D22309">
            <w:r w:rsidRPr="00BE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15" w:type="dxa"/>
            <w:vAlign w:val="center"/>
          </w:tcPr>
          <w:p w14:paraId="68331A95" w14:textId="1C638FAC" w:rsidR="00D22309" w:rsidRPr="00B14034" w:rsidRDefault="003D4B45" w:rsidP="00D22309">
            <w:pPr>
              <w:spacing w:line="240" w:lineRule="atLeast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22309" w:rsidRPr="00B14034" w14:paraId="28485846" w14:textId="77777777" w:rsidTr="00907D38">
        <w:tc>
          <w:tcPr>
            <w:tcW w:w="2576" w:type="dxa"/>
          </w:tcPr>
          <w:p w14:paraId="238515E7" w14:textId="77777777" w:rsidR="00D22309" w:rsidRPr="00B14034" w:rsidRDefault="00D22309" w:rsidP="00EB3F0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P_RESPONCE_ID </w:t>
            </w:r>
          </w:p>
        </w:tc>
        <w:tc>
          <w:tcPr>
            <w:tcW w:w="3231" w:type="dxa"/>
          </w:tcPr>
          <w:p w14:paraId="43A5F40B" w14:textId="660FC7C7" w:rsidR="00D22309" w:rsidRPr="00E42875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rPrChange w:id="631" w:author="Бумай Елена Юрьевна [2]" w:date="2026-02-26T14:5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E42875">
              <w:rPr>
                <w:rFonts w:ascii="Times New Roman" w:hAnsi="Times New Roman" w:cs="Times New Roman"/>
                <w:sz w:val="28"/>
                <w:szCs w:val="28"/>
                <w:rPrChange w:id="632" w:author="Бумай Елена Юрьевна [2]" w:date="2026-02-26T14:5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  <w:t xml:space="preserve"> </w:t>
            </w:r>
            <w:ins w:id="633" w:author="Бумай Елена Юрьевна [2]" w:date="2026-02-26T15:01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 xml:space="preserve">из ранее полученного </w:t>
              </w:r>
            </w:ins>
            <w:ins w:id="634" w:author="Бумай Елена Юрьевна [2]" w:date="2026-02-26T14:59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>сообщения-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  <w:r w:rsidRPr="00E42875">
              <w:rPr>
                <w:rFonts w:ascii="Times New Roman" w:hAnsi="Times New Roman" w:cs="Times New Roman"/>
                <w:sz w:val="28"/>
                <w:szCs w:val="28"/>
                <w:rPrChange w:id="635" w:author="Бумай Елена Юрьевна [2]" w:date="2026-02-26T14:5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  <w:t xml:space="preserve"> </w:t>
            </w:r>
            <w:del w:id="636" w:author="Бумай Елена Юрьевна [2]" w:date="2026-02-26T14:59:00Z">
              <w:r w:rsidRPr="00E42875" w:rsidDel="00E42875">
                <w:rPr>
                  <w:rFonts w:ascii="Times New Roman" w:hAnsi="Times New Roman" w:cs="Times New Roman"/>
                  <w:sz w:val="28"/>
                  <w:szCs w:val="28"/>
                  <w:rPrChange w:id="637" w:author="Бумай Елена Юрьевна [2]" w:date="2026-02-26T14:59:00Z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rPrChange>
                </w:rPr>
                <w:delText>(</w:delText>
              </w:r>
              <w:r w:rsidRPr="00B14034" w:rsidDel="00E42875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guid</w:delText>
              </w:r>
              <w:r w:rsidRPr="00E42875" w:rsidDel="00E42875">
                <w:rPr>
                  <w:rFonts w:ascii="Times New Roman" w:hAnsi="Times New Roman" w:cs="Times New Roman"/>
                  <w:sz w:val="28"/>
                  <w:szCs w:val="28"/>
                  <w:rPrChange w:id="638" w:author="Бумай Елена Юрьевна [2]" w:date="2026-02-26T14:59:00Z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rPrChange>
                </w:rPr>
                <w:delText>)</w:delText>
              </w:r>
            </w:del>
            <w:ins w:id="639" w:author="Бумай Елена Юрьевна [2]" w:date="2026-02-26T15:00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 xml:space="preserve">на успешное </w:t>
              </w:r>
            </w:ins>
            <w:ins w:id="640" w:author="Бумай Елена Юрьевна [2]" w:date="2026-02-26T14:59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>размещение</w:t>
              </w:r>
              <w:r w:rsidR="00E42875" w:rsidRPr="00E42875">
                <w:rPr>
                  <w:rFonts w:ascii="Times New Roman" w:hAnsi="Times New Roman" w:cs="Times New Roman"/>
                  <w:sz w:val="28"/>
                  <w:szCs w:val="28"/>
                  <w:rPrChange w:id="641" w:author="Бумай Елена Юрьевна [2]" w:date="2026-02-26T14:59:00Z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rPrChange>
                </w:rPr>
                <w:t xml:space="preserve"> задолженности</w:t>
              </w:r>
            </w:ins>
            <w:ins w:id="642" w:author="Бумай Елена Юрьевна [2]" w:date="2026-02-26T15:02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 xml:space="preserve"> с указанным идентификатором </w:t>
              </w:r>
            </w:ins>
            <w:ins w:id="643" w:author="Бумай Елена Юрьевна [2]" w:date="2026-02-26T14:59:00Z">
              <w:r w:rsidR="00E42875" w:rsidRPr="00E42875">
                <w:rPr>
                  <w:rFonts w:ascii="Times New Roman" w:hAnsi="Times New Roman" w:cs="Times New Roman"/>
                  <w:sz w:val="28"/>
                  <w:szCs w:val="28"/>
                  <w:rPrChange w:id="644" w:author="Бумай Елена Юрьевна [2]" w:date="2026-02-26T14:59:00Z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rPrChange>
                </w:rPr>
                <w:t xml:space="preserve">в </w:t>
              </w:r>
            </w:ins>
            <w:ins w:id="645" w:author="Бумай Елена Юрьевна [2]" w:date="2026-02-26T15:00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 xml:space="preserve">системе </w:t>
              </w:r>
            </w:ins>
            <w:ins w:id="646" w:author="Бумай Елена Юрьевна [2]" w:date="2026-02-26T14:59:00Z">
              <w:r w:rsidR="00E42875" w:rsidRPr="00E42875">
                <w:rPr>
                  <w:rFonts w:ascii="Times New Roman" w:hAnsi="Times New Roman" w:cs="Times New Roman"/>
                  <w:sz w:val="28"/>
                  <w:szCs w:val="28"/>
                  <w:rPrChange w:id="647" w:author="Бумай Елена Юрьевна [2]" w:date="2026-02-26T14:59:00Z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rPrChange>
                </w:rPr>
                <w:t>принуд</w:t>
              </w:r>
            </w:ins>
            <w:ins w:id="648" w:author="Бумай Елена Юрьевна [2]" w:date="2026-02-26T15:00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>ительного</w:t>
              </w:r>
            </w:ins>
            <w:ins w:id="649" w:author="Бумай Елена Юрьевна [2]" w:date="2026-02-26T14:59:00Z">
              <w:r w:rsidR="00E42875" w:rsidRPr="00E42875">
                <w:rPr>
                  <w:rFonts w:ascii="Times New Roman" w:hAnsi="Times New Roman" w:cs="Times New Roman"/>
                  <w:sz w:val="28"/>
                  <w:szCs w:val="28"/>
                  <w:rPrChange w:id="650" w:author="Бумай Елена Юрьевна [2]" w:date="2026-02-26T14:59:00Z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rPrChange>
                </w:rPr>
                <w:t xml:space="preserve"> исполнения</w:t>
              </w:r>
            </w:ins>
          </w:p>
          <w:p w14:paraId="50901B84" w14:textId="77777777" w:rsidR="00D22309" w:rsidRPr="00B14034" w:rsidRDefault="00D22309" w:rsidP="00D22309">
            <w:pPr>
              <w:spacing w:line="240" w:lineRule="atLeast"/>
              <w:ind w:hanging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3" w:type="dxa"/>
          </w:tcPr>
          <w:p w14:paraId="437C88C5" w14:textId="77777777" w:rsidR="00D22309" w:rsidRDefault="00D22309" w:rsidP="00D22309">
            <w:r w:rsidRPr="00BE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15" w:type="dxa"/>
            <w:vAlign w:val="center"/>
          </w:tcPr>
          <w:p w14:paraId="1B97C409" w14:textId="5A1234B7" w:rsidR="00D22309" w:rsidRPr="00E42875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del w:id="651" w:author="Бумай Елена Юрьевна [2]" w:date="2026-02-26T14:59:00Z">
              <w:r w:rsidRPr="00B14034" w:rsidDel="00E42875">
                <w:rPr>
                  <w:rFonts w:ascii="Times New Roman" w:hAnsi="Times New Roman" w:cs="Times New Roman"/>
                  <w:sz w:val="28"/>
                  <w:szCs w:val="28"/>
                </w:rPr>
                <w:delText>Да</w:delText>
              </w:r>
            </w:del>
            <w:ins w:id="652" w:author="Бумай Елена Юрьевна [2]" w:date="2026-02-26T14:59:00Z">
              <w:r w:rsidR="00E42875">
                <w:rPr>
                  <w:rFonts w:ascii="Times New Roman" w:hAnsi="Times New Roman" w:cs="Times New Roman"/>
                  <w:sz w:val="28"/>
                  <w:szCs w:val="28"/>
                </w:rPr>
                <w:t>Нет</w:t>
              </w:r>
            </w:ins>
          </w:p>
        </w:tc>
      </w:tr>
    </w:tbl>
    <w:p w14:paraId="13EAC82B" w14:textId="637A4991" w:rsidR="003D4B45" w:rsidRPr="003D4B45" w:rsidRDefault="003D4B45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дат, данные выдаются за весь период.</w:t>
      </w:r>
    </w:p>
    <w:p w14:paraId="1A3B4782" w14:textId="369BD944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Выходные данные: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3"/>
        <w:gridCol w:w="3264"/>
        <w:gridCol w:w="1369"/>
        <w:gridCol w:w="2169"/>
      </w:tblGrid>
      <w:tr w:rsidR="007C16A5" w:rsidRPr="00B14034" w14:paraId="5EC0333A" w14:textId="77777777" w:rsidTr="00907D38">
        <w:tc>
          <w:tcPr>
            <w:tcW w:w="2543" w:type="dxa"/>
          </w:tcPr>
          <w:p w14:paraId="6F331712" w14:textId="77777777" w:rsidR="007C16A5" w:rsidRPr="00B14034" w:rsidRDefault="007C16A5" w:rsidP="0029490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</w:p>
        </w:tc>
        <w:tc>
          <w:tcPr>
            <w:tcW w:w="3264" w:type="dxa"/>
          </w:tcPr>
          <w:p w14:paraId="16090D5F" w14:textId="77777777" w:rsidR="007C16A5" w:rsidRPr="00B14034" w:rsidRDefault="007C16A5" w:rsidP="002D03ED">
            <w:pPr>
              <w:spacing w:line="240" w:lineRule="atLeast"/>
              <w:ind w:hanging="1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369" w:type="dxa"/>
          </w:tcPr>
          <w:p w14:paraId="7452A47D" w14:textId="77777777" w:rsidR="007C16A5" w:rsidRPr="00B14034" w:rsidRDefault="002D03ED" w:rsidP="002D03E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69" w:type="dxa"/>
          </w:tcPr>
          <w:p w14:paraId="217D4B58" w14:textId="77777777" w:rsidR="007C16A5" w:rsidRPr="00B14034" w:rsidRDefault="002D03ED" w:rsidP="0029490D">
            <w:pPr>
              <w:spacing w:line="240" w:lineRule="atLeast"/>
              <w:ind w:firstLine="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7C16A5" w:rsidRPr="00B14034" w14:paraId="7EC869E3" w14:textId="77777777" w:rsidTr="002D03ED">
        <w:tc>
          <w:tcPr>
            <w:tcW w:w="9345" w:type="dxa"/>
            <w:gridSpan w:val="4"/>
          </w:tcPr>
          <w:p w14:paraId="0E7A241F" w14:textId="77777777" w:rsidR="007C16A5" w:rsidRPr="00B14034" w:rsidRDefault="007C16A5" w:rsidP="007C16A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ISPDOC</w:t>
            </w:r>
          </w:p>
        </w:tc>
      </w:tr>
      <w:tr w:rsidR="00D22309" w:rsidRPr="00B14034" w14:paraId="130B7D89" w14:textId="77777777" w:rsidTr="00907D38">
        <w:tc>
          <w:tcPr>
            <w:tcW w:w="2543" w:type="dxa"/>
          </w:tcPr>
          <w:p w14:paraId="6993253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4D08BE6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Наименование исполнительного документа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201)</w:t>
            </w:r>
          </w:p>
        </w:tc>
        <w:tc>
          <w:tcPr>
            <w:tcW w:w="1369" w:type="dxa"/>
          </w:tcPr>
          <w:p w14:paraId="637E1B96" w14:textId="77777777" w:rsidR="00D22309" w:rsidRDefault="00D22309" w:rsidP="00D22309">
            <w:r w:rsidRPr="00841F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77F527F9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75A8151F" w14:textId="77777777" w:rsidTr="00907D38">
        <w:tc>
          <w:tcPr>
            <w:tcW w:w="2543" w:type="dxa"/>
          </w:tcPr>
          <w:p w14:paraId="3ADBB0D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191BC0D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Номер исполнительного документа</w:t>
            </w:r>
          </w:p>
        </w:tc>
        <w:tc>
          <w:tcPr>
            <w:tcW w:w="1369" w:type="dxa"/>
          </w:tcPr>
          <w:p w14:paraId="58C182F8" w14:textId="77777777" w:rsidR="00D22309" w:rsidRDefault="00D22309" w:rsidP="00D22309">
            <w:r w:rsidRPr="00841F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12CA4AE6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28AEBFCA" w14:textId="77777777" w:rsidTr="00907D38">
        <w:tc>
          <w:tcPr>
            <w:tcW w:w="2543" w:type="dxa"/>
          </w:tcPr>
          <w:p w14:paraId="4C3F2F9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2F125C7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исполнительного документа</w:t>
            </w:r>
          </w:p>
        </w:tc>
        <w:tc>
          <w:tcPr>
            <w:tcW w:w="1369" w:type="dxa"/>
          </w:tcPr>
          <w:p w14:paraId="6E735265" w14:textId="6FC6ACAA" w:rsidR="00D22309" w:rsidRDefault="00EC227F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592CD9DC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1A78D65C" w14:textId="77777777" w:rsidTr="00907D38">
        <w:tc>
          <w:tcPr>
            <w:tcW w:w="2543" w:type="dxa"/>
          </w:tcPr>
          <w:p w14:paraId="53006D5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ORGAN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526E9A7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Информация об органе, выдавшем исполнительный документ</w:t>
            </w:r>
          </w:p>
        </w:tc>
        <w:tc>
          <w:tcPr>
            <w:tcW w:w="1369" w:type="dxa"/>
          </w:tcPr>
          <w:p w14:paraId="78287921" w14:textId="77777777" w:rsidR="00D22309" w:rsidRDefault="00D22309" w:rsidP="00D22309">
            <w:r w:rsidRPr="00841F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3BBE624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2ABD2CC7" w14:textId="77777777" w:rsidTr="00907D38">
        <w:tc>
          <w:tcPr>
            <w:tcW w:w="2543" w:type="dxa"/>
          </w:tcPr>
          <w:p w14:paraId="28C454C0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ORG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CODE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0EF40E9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Информация об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органе, выдавшем документ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217)</w:t>
            </w:r>
          </w:p>
        </w:tc>
        <w:tc>
          <w:tcPr>
            <w:tcW w:w="1369" w:type="dxa"/>
          </w:tcPr>
          <w:p w14:paraId="43E14DBD" w14:textId="77777777" w:rsidR="00D22309" w:rsidRDefault="0046558E" w:rsidP="00D22309"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169" w:type="dxa"/>
            <w:vAlign w:val="center"/>
          </w:tcPr>
          <w:p w14:paraId="3570280C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568036FF" w14:textId="77777777" w:rsidTr="00907D38">
        <w:tc>
          <w:tcPr>
            <w:tcW w:w="2543" w:type="dxa"/>
          </w:tcPr>
          <w:p w14:paraId="366B8EA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PROC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574C9DFE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Номер исполнительного производства</w:t>
            </w:r>
          </w:p>
        </w:tc>
        <w:tc>
          <w:tcPr>
            <w:tcW w:w="1369" w:type="dxa"/>
          </w:tcPr>
          <w:p w14:paraId="315606BF" w14:textId="28CEE16B" w:rsidR="00D22309" w:rsidRDefault="00EC227F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C4D8F53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718E0BA3" w14:textId="77777777" w:rsidTr="00907D38">
        <w:tc>
          <w:tcPr>
            <w:tcW w:w="2543" w:type="dxa"/>
          </w:tcPr>
          <w:p w14:paraId="0FCAB84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lastRenderedPageBreak/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6F0CDF0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исполнительного производства</w:t>
            </w:r>
          </w:p>
        </w:tc>
        <w:tc>
          <w:tcPr>
            <w:tcW w:w="1369" w:type="dxa"/>
          </w:tcPr>
          <w:p w14:paraId="5BD5CC57" w14:textId="796E7FF0" w:rsidR="00D22309" w:rsidRDefault="00EC227F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340CFE8C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0B78529F" w14:textId="77777777" w:rsidTr="00907D38">
        <w:tc>
          <w:tcPr>
            <w:tcW w:w="2543" w:type="dxa"/>
          </w:tcPr>
          <w:p w14:paraId="716150B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REQ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INIT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3D61867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Требование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214)</w:t>
            </w:r>
          </w:p>
        </w:tc>
        <w:tc>
          <w:tcPr>
            <w:tcW w:w="1369" w:type="dxa"/>
          </w:tcPr>
          <w:p w14:paraId="61708049" w14:textId="78F4F053" w:rsidR="00D22309" w:rsidRDefault="00AC2E92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33F6506E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3EA7D7BE" w14:textId="77777777" w:rsidTr="00907D38">
        <w:tc>
          <w:tcPr>
            <w:tcW w:w="2543" w:type="dxa"/>
          </w:tcPr>
          <w:p w14:paraId="22065C4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CREDNUM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690DEFD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Уникальный идентификатор задолженности в системе взыскателя</w:t>
            </w:r>
          </w:p>
        </w:tc>
        <w:tc>
          <w:tcPr>
            <w:tcW w:w="1369" w:type="dxa"/>
          </w:tcPr>
          <w:p w14:paraId="56B62CB2" w14:textId="77777777" w:rsidR="00D22309" w:rsidRDefault="00D22309" w:rsidP="00D22309">
            <w:r w:rsidRPr="00E23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25DD879A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2305A159" w14:textId="77777777" w:rsidTr="00907D38">
        <w:tc>
          <w:tcPr>
            <w:tcW w:w="2543" w:type="dxa"/>
          </w:tcPr>
          <w:p w14:paraId="480C61B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OPI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1E0DDDE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Код ОПИ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120)</w:t>
            </w:r>
          </w:p>
        </w:tc>
        <w:tc>
          <w:tcPr>
            <w:tcW w:w="1369" w:type="dxa"/>
          </w:tcPr>
          <w:p w14:paraId="1506F61C" w14:textId="77777777" w:rsidR="00D22309" w:rsidRDefault="00D22309" w:rsidP="00D22309">
            <w:r w:rsidRPr="00E23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71C4811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5F92CCA5" w14:textId="77777777" w:rsidTr="00907D38">
        <w:tc>
          <w:tcPr>
            <w:tcW w:w="2543" w:type="dxa"/>
          </w:tcPr>
          <w:p w14:paraId="2A0B9FC3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SURNAME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1AFCB9C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Фамилия судебного исполнителя</w:t>
            </w:r>
          </w:p>
        </w:tc>
        <w:tc>
          <w:tcPr>
            <w:tcW w:w="1369" w:type="dxa"/>
          </w:tcPr>
          <w:p w14:paraId="6C70F5FD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499E92A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783E4CF7" w14:textId="77777777" w:rsidTr="00907D38">
        <w:tc>
          <w:tcPr>
            <w:tcW w:w="2543" w:type="dxa"/>
          </w:tcPr>
          <w:p w14:paraId="1DC1AE5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FIRSTNAME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2A4ABFC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Имя судебного исполнителя</w:t>
            </w:r>
          </w:p>
        </w:tc>
        <w:tc>
          <w:tcPr>
            <w:tcW w:w="1369" w:type="dxa"/>
          </w:tcPr>
          <w:p w14:paraId="10AC5CFC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3F77F6A7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7BA42380" w14:textId="77777777" w:rsidTr="00907D38">
        <w:tc>
          <w:tcPr>
            <w:tcW w:w="2543" w:type="dxa"/>
          </w:tcPr>
          <w:p w14:paraId="091B99F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FATHERNAME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02ED6FE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Отчество судебного исполнителя</w:t>
            </w:r>
          </w:p>
        </w:tc>
        <w:tc>
          <w:tcPr>
            <w:tcW w:w="1369" w:type="dxa"/>
          </w:tcPr>
          <w:p w14:paraId="69EB5B24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05146CF2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4DFE30D3" w14:textId="77777777" w:rsidTr="00907D38">
        <w:tc>
          <w:tcPr>
            <w:tcW w:w="2543" w:type="dxa"/>
          </w:tcPr>
          <w:p w14:paraId="62F2F06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PHONE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1CFE09B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Телефон судебного исполнителя</w:t>
            </w:r>
          </w:p>
        </w:tc>
        <w:tc>
          <w:tcPr>
            <w:tcW w:w="1369" w:type="dxa"/>
          </w:tcPr>
          <w:p w14:paraId="58C7B14F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7FE9F8E4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907D38" w:rsidRPr="00B14034" w14:paraId="7434D18F" w14:textId="77777777" w:rsidTr="002335BC">
        <w:tc>
          <w:tcPr>
            <w:tcW w:w="9345" w:type="dxa"/>
            <w:gridSpan w:val="4"/>
          </w:tcPr>
          <w:p w14:paraId="7EAAA97B" w14:textId="789C2F42" w:rsidR="00907D38" w:rsidRPr="00907D38" w:rsidRDefault="00907D38" w:rsidP="00907D38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OST</w:t>
            </w:r>
          </w:p>
        </w:tc>
      </w:tr>
      <w:tr w:rsidR="00D22309" w:rsidRPr="00B14034" w14:paraId="24130843" w14:textId="77777777" w:rsidTr="00907D38">
        <w:tc>
          <w:tcPr>
            <w:tcW w:w="2543" w:type="dxa"/>
          </w:tcPr>
          <w:p w14:paraId="2958612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REQ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3E93AE9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Сумма требования</w:t>
            </w:r>
          </w:p>
        </w:tc>
        <w:tc>
          <w:tcPr>
            <w:tcW w:w="1369" w:type="dxa"/>
          </w:tcPr>
          <w:p w14:paraId="429CE09E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1761F57A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185BCA8D" w14:textId="77777777" w:rsidTr="00907D38">
        <w:tc>
          <w:tcPr>
            <w:tcW w:w="2543" w:type="dxa"/>
          </w:tcPr>
          <w:p w14:paraId="0930BBF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OST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2DA8EE5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Остатка долга</w:t>
            </w:r>
          </w:p>
        </w:tc>
        <w:tc>
          <w:tcPr>
            <w:tcW w:w="1369" w:type="dxa"/>
          </w:tcPr>
          <w:p w14:paraId="44CB7A9C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D2B7CB3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0932D074" w14:textId="77777777" w:rsidTr="00907D38">
        <w:tc>
          <w:tcPr>
            <w:tcW w:w="2543" w:type="dxa"/>
          </w:tcPr>
          <w:p w14:paraId="14764FC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CURR_CODE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64" w:type="dxa"/>
          </w:tcPr>
          <w:p w14:paraId="19E03761" w14:textId="77777777" w:rsidR="00D22309" w:rsidRPr="006337BE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37BE">
              <w:rPr>
                <w:rFonts w:ascii="Times New Roman" w:hAnsi="Times New Roman" w:cs="Times New Roman"/>
                <w:iCs/>
                <w:sz w:val="28"/>
                <w:szCs w:val="28"/>
              </w:rPr>
              <w:t>Валюта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ОКРБ «Валюты»)</w:t>
            </w:r>
          </w:p>
        </w:tc>
        <w:tc>
          <w:tcPr>
            <w:tcW w:w="1369" w:type="dxa"/>
          </w:tcPr>
          <w:p w14:paraId="49B937CA" w14:textId="77777777" w:rsidR="00D22309" w:rsidRDefault="00D22309" w:rsidP="00D22309">
            <w:r w:rsidRPr="00CA5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619E1905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2D03ED" w:rsidRPr="00B14034" w14:paraId="56F64378" w14:textId="77777777" w:rsidTr="005B1D63">
        <w:tc>
          <w:tcPr>
            <w:tcW w:w="9345" w:type="dxa"/>
            <w:gridSpan w:val="4"/>
            <w:vAlign w:val="center"/>
          </w:tcPr>
          <w:p w14:paraId="7D739A60" w14:textId="77777777" w:rsidR="002D03ED" w:rsidRPr="00B14034" w:rsidRDefault="002D03ED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ОБЪЕКТ P_CRED</w:t>
            </w:r>
          </w:p>
        </w:tc>
      </w:tr>
      <w:tr w:rsidR="00D22309" w:rsidRPr="00B14034" w14:paraId="379BFD82" w14:textId="77777777" w:rsidTr="00907D38">
        <w:tc>
          <w:tcPr>
            <w:tcW w:w="2543" w:type="dxa"/>
          </w:tcPr>
          <w:p w14:paraId="4087305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FULL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1D55E94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Наименование взыскателя (взыскателей)</w:t>
            </w:r>
          </w:p>
        </w:tc>
        <w:tc>
          <w:tcPr>
            <w:tcW w:w="1369" w:type="dxa"/>
          </w:tcPr>
          <w:p w14:paraId="03E2E558" w14:textId="77777777" w:rsidR="00D22309" w:rsidRDefault="00D22309" w:rsidP="00D22309">
            <w:r w:rsidRPr="007746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32851C50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1C71E17D" w14:textId="77777777" w:rsidTr="00907D38">
        <w:tc>
          <w:tcPr>
            <w:tcW w:w="2543" w:type="dxa"/>
          </w:tcPr>
          <w:p w14:paraId="765932E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IDF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5702971E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УНП, Идентификационный номер взыскателя (взыскателей)</w:t>
            </w:r>
          </w:p>
        </w:tc>
        <w:tc>
          <w:tcPr>
            <w:tcW w:w="1369" w:type="dxa"/>
          </w:tcPr>
          <w:p w14:paraId="196C3397" w14:textId="77777777" w:rsidR="00D22309" w:rsidRDefault="00D22309" w:rsidP="00D22309">
            <w:r w:rsidRPr="007746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6703EB97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2D03ED" w:rsidRPr="00B14034" w14:paraId="6B59E842" w14:textId="77777777" w:rsidTr="005B1D63">
        <w:tc>
          <w:tcPr>
            <w:tcW w:w="9345" w:type="dxa"/>
            <w:gridSpan w:val="4"/>
            <w:vAlign w:val="center"/>
          </w:tcPr>
          <w:p w14:paraId="57E445E3" w14:textId="77777777" w:rsidR="002D03ED" w:rsidRPr="00B14034" w:rsidRDefault="002D03ED" w:rsidP="00F31FF6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DEBT</w:t>
            </w:r>
          </w:p>
        </w:tc>
      </w:tr>
      <w:tr w:rsidR="00D22309" w:rsidRPr="00B14034" w14:paraId="1919A0E7" w14:textId="77777777" w:rsidTr="00907D38">
        <w:tc>
          <w:tcPr>
            <w:tcW w:w="2543" w:type="dxa"/>
          </w:tcPr>
          <w:p w14:paraId="7330212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FULL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NAME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1875256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ФИО, Наименование должника</w:t>
            </w:r>
          </w:p>
        </w:tc>
        <w:tc>
          <w:tcPr>
            <w:tcW w:w="1369" w:type="dxa"/>
          </w:tcPr>
          <w:p w14:paraId="61286523" w14:textId="77777777" w:rsidR="00D22309" w:rsidRDefault="00D22309" w:rsidP="00D22309">
            <w:r w:rsidRPr="009D7B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65BCDA90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01327A2E" w14:textId="77777777" w:rsidTr="00907D38">
        <w:tc>
          <w:tcPr>
            <w:tcW w:w="2543" w:type="dxa"/>
          </w:tcPr>
          <w:p w14:paraId="073E888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IDF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NUM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0509396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УНП, Идентификационный номер должника</w:t>
            </w:r>
          </w:p>
        </w:tc>
        <w:tc>
          <w:tcPr>
            <w:tcW w:w="1369" w:type="dxa"/>
          </w:tcPr>
          <w:p w14:paraId="4DEBF664" w14:textId="77777777" w:rsidR="00D22309" w:rsidRDefault="00D22309" w:rsidP="00D22309">
            <w:r w:rsidRPr="009D7B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7058293A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2D03ED" w:rsidRPr="00B14034" w14:paraId="12931AD7" w14:textId="77777777" w:rsidTr="005B1D63">
        <w:tc>
          <w:tcPr>
            <w:tcW w:w="9345" w:type="dxa"/>
            <w:gridSpan w:val="4"/>
            <w:vAlign w:val="center"/>
          </w:tcPr>
          <w:p w14:paraId="0885DD9A" w14:textId="77777777" w:rsidR="002D03ED" w:rsidRPr="00B14034" w:rsidRDefault="002D03ED" w:rsidP="00F31FF6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</w:p>
        </w:tc>
      </w:tr>
      <w:tr w:rsidR="00D22309" w:rsidRPr="00B14034" w14:paraId="6DF2600F" w14:textId="77777777" w:rsidTr="00907D38">
        <w:tc>
          <w:tcPr>
            <w:tcW w:w="2543" w:type="dxa"/>
          </w:tcPr>
          <w:p w14:paraId="30796A6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3CF4E89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Статус исполнительного производства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202)</w:t>
            </w:r>
          </w:p>
        </w:tc>
        <w:tc>
          <w:tcPr>
            <w:tcW w:w="1369" w:type="dxa"/>
          </w:tcPr>
          <w:p w14:paraId="1A8CF81D" w14:textId="77777777" w:rsidR="00D22309" w:rsidRDefault="00D22309" w:rsidP="00D22309">
            <w:r w:rsidRPr="00CD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2D173253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4E625A1D" w14:textId="77777777" w:rsidTr="00907D38">
        <w:tc>
          <w:tcPr>
            <w:tcW w:w="2543" w:type="dxa"/>
          </w:tcPr>
          <w:p w14:paraId="065C0B5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STATUS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142C1E6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статуса исполнительного производства</w:t>
            </w:r>
          </w:p>
        </w:tc>
        <w:tc>
          <w:tcPr>
            <w:tcW w:w="1369" w:type="dxa"/>
          </w:tcPr>
          <w:p w14:paraId="7B96999F" w14:textId="7E8EAE63" w:rsidR="00D22309" w:rsidRPr="00F31FF6" w:rsidRDefault="00EC227F" w:rsidP="00D22309">
            <w:pPr>
              <w:rPr>
                <w:lang w:val="en-US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5B906AE9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170ABF5E" w14:textId="77777777" w:rsidTr="00907D38">
        <w:tc>
          <w:tcPr>
            <w:tcW w:w="2543" w:type="dxa"/>
          </w:tcPr>
          <w:p w14:paraId="2E27F2D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lastRenderedPageBreak/>
              <w:t xml:space="preserve">REASON </w:t>
            </w:r>
          </w:p>
        </w:tc>
        <w:tc>
          <w:tcPr>
            <w:tcW w:w="3264" w:type="dxa"/>
          </w:tcPr>
          <w:p w14:paraId="4D9BCF9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Основание статуса исполнительного производства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204)</w:t>
            </w:r>
          </w:p>
        </w:tc>
        <w:tc>
          <w:tcPr>
            <w:tcW w:w="1369" w:type="dxa"/>
          </w:tcPr>
          <w:p w14:paraId="6D779125" w14:textId="77777777" w:rsidR="00D22309" w:rsidRDefault="00D22309" w:rsidP="00D22309">
            <w:r w:rsidRPr="00CD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1F08289D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307301F4" w14:textId="77777777" w:rsidTr="00907D38">
        <w:tc>
          <w:tcPr>
            <w:tcW w:w="2543" w:type="dxa"/>
          </w:tcPr>
          <w:p w14:paraId="125C32B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ACTUAL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76119D5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Актуальность статуса</w:t>
            </w:r>
          </w:p>
        </w:tc>
        <w:tc>
          <w:tcPr>
            <w:tcW w:w="1369" w:type="dxa"/>
          </w:tcPr>
          <w:p w14:paraId="1CCD37A5" w14:textId="77777777" w:rsidR="00D22309" w:rsidRDefault="00D22309" w:rsidP="00D22309">
            <w:r w:rsidRPr="00CD69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07DC7B4E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F31FF6" w:rsidRPr="00B14034" w14:paraId="025ED0CB" w14:textId="77777777" w:rsidTr="00F31FF6">
        <w:tc>
          <w:tcPr>
            <w:tcW w:w="9345" w:type="dxa"/>
            <w:gridSpan w:val="4"/>
          </w:tcPr>
          <w:p w14:paraId="471EC455" w14:textId="77777777" w:rsidR="00F31FF6" w:rsidRPr="00B14034" w:rsidRDefault="00F31FF6" w:rsidP="00F31FF6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ACTION</w:t>
            </w:r>
          </w:p>
        </w:tc>
      </w:tr>
      <w:tr w:rsidR="00D22309" w:rsidRPr="00B14034" w14:paraId="460F0804" w14:textId="77777777" w:rsidTr="00907D38">
        <w:tc>
          <w:tcPr>
            <w:tcW w:w="2543" w:type="dxa"/>
          </w:tcPr>
          <w:p w14:paraId="0A7C9C0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697B107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Мера (действие)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215)</w:t>
            </w:r>
          </w:p>
        </w:tc>
        <w:tc>
          <w:tcPr>
            <w:tcW w:w="1369" w:type="dxa"/>
          </w:tcPr>
          <w:p w14:paraId="3134689D" w14:textId="1BEBB524" w:rsidR="00D22309" w:rsidRDefault="00AC2E92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29E1817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38B2EEFD" w14:textId="77777777" w:rsidTr="00907D38">
        <w:tc>
          <w:tcPr>
            <w:tcW w:w="2543" w:type="dxa"/>
          </w:tcPr>
          <w:p w14:paraId="49B35D3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BEGIN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</w:tc>
        <w:tc>
          <w:tcPr>
            <w:tcW w:w="3264" w:type="dxa"/>
          </w:tcPr>
          <w:p w14:paraId="010CDA8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меры (действия)</w:t>
            </w:r>
          </w:p>
        </w:tc>
        <w:tc>
          <w:tcPr>
            <w:tcW w:w="1369" w:type="dxa"/>
          </w:tcPr>
          <w:p w14:paraId="65295AEA" w14:textId="732A99D1" w:rsidR="00D22309" w:rsidRDefault="00AC2E92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7E91C156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3711E015" w14:textId="77777777" w:rsidTr="00907D38">
        <w:tc>
          <w:tcPr>
            <w:tcW w:w="2543" w:type="dxa"/>
          </w:tcPr>
          <w:p w14:paraId="4387255E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ACT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ID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32B16F9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Идентификатор меры, действия</w:t>
            </w:r>
          </w:p>
        </w:tc>
        <w:tc>
          <w:tcPr>
            <w:tcW w:w="1369" w:type="dxa"/>
          </w:tcPr>
          <w:p w14:paraId="5C13225D" w14:textId="00178C6B" w:rsidR="00D22309" w:rsidRDefault="00AC2E92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651A2532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F31FF6" w:rsidRPr="00B14034" w14:paraId="5DA781FB" w14:textId="77777777" w:rsidTr="00F31FF6">
        <w:tc>
          <w:tcPr>
            <w:tcW w:w="9345" w:type="dxa"/>
            <w:gridSpan w:val="4"/>
          </w:tcPr>
          <w:p w14:paraId="43CE5534" w14:textId="77777777" w:rsidR="00F31FF6" w:rsidRPr="00B14034" w:rsidRDefault="00F31FF6" w:rsidP="00F31FF6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ОБЪЕКТ P_STATUS_ACTION</w:t>
            </w:r>
          </w:p>
        </w:tc>
      </w:tr>
      <w:tr w:rsidR="00D22309" w:rsidRPr="00B14034" w14:paraId="42124F91" w14:textId="77777777" w:rsidTr="00907D38">
        <w:tc>
          <w:tcPr>
            <w:tcW w:w="2543" w:type="dxa"/>
          </w:tcPr>
          <w:p w14:paraId="7E326F1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ACT_STATUS </w:t>
            </w:r>
          </w:p>
        </w:tc>
        <w:tc>
          <w:tcPr>
            <w:tcW w:w="3264" w:type="dxa"/>
          </w:tcPr>
          <w:p w14:paraId="6FDBED2A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Информация о статусе меры, действия (отмене, изменении)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207)</w:t>
            </w:r>
          </w:p>
        </w:tc>
        <w:tc>
          <w:tcPr>
            <w:tcW w:w="1369" w:type="dxa"/>
          </w:tcPr>
          <w:p w14:paraId="63264630" w14:textId="77777777" w:rsidR="00D22309" w:rsidRDefault="00D22309" w:rsidP="00D22309">
            <w:r w:rsidRPr="009D64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E5F88DC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7C71902C" w14:textId="77777777" w:rsidTr="00907D38">
        <w:tc>
          <w:tcPr>
            <w:tcW w:w="2543" w:type="dxa"/>
          </w:tcPr>
          <w:p w14:paraId="538339E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DATE_STATUS </w:t>
            </w:r>
          </w:p>
        </w:tc>
        <w:tc>
          <w:tcPr>
            <w:tcW w:w="3264" w:type="dxa"/>
          </w:tcPr>
          <w:p w14:paraId="6C503C2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Дата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статуса меры, действия (отмене, изменении)</w:t>
            </w:r>
          </w:p>
        </w:tc>
        <w:tc>
          <w:tcPr>
            <w:tcW w:w="1369" w:type="dxa"/>
          </w:tcPr>
          <w:p w14:paraId="5D20DF6A" w14:textId="77777777" w:rsidR="00D22309" w:rsidRDefault="00D22309" w:rsidP="00D22309">
            <w:r w:rsidRPr="009D64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5127BC59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017851F7" w14:textId="77777777" w:rsidTr="00907D38">
        <w:tc>
          <w:tcPr>
            <w:tcW w:w="2543" w:type="dxa"/>
          </w:tcPr>
          <w:p w14:paraId="2BB4F32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ACT_ID </w:t>
            </w:r>
          </w:p>
        </w:tc>
        <w:tc>
          <w:tcPr>
            <w:tcW w:w="3264" w:type="dxa"/>
          </w:tcPr>
          <w:p w14:paraId="57DFF84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Идентификатор меры, действия</w:t>
            </w:r>
          </w:p>
        </w:tc>
        <w:tc>
          <w:tcPr>
            <w:tcW w:w="1369" w:type="dxa"/>
          </w:tcPr>
          <w:p w14:paraId="46458E78" w14:textId="77777777" w:rsidR="00D22309" w:rsidRDefault="00D22309" w:rsidP="00D22309">
            <w:r w:rsidRPr="009D64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75776C07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2CB51939" w14:textId="77777777" w:rsidTr="00907D38">
        <w:tc>
          <w:tcPr>
            <w:tcW w:w="2543" w:type="dxa"/>
          </w:tcPr>
          <w:p w14:paraId="7FED294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CHILD_ID  </w:t>
            </w:r>
          </w:p>
        </w:tc>
        <w:tc>
          <w:tcPr>
            <w:tcW w:w="3264" w:type="dxa"/>
          </w:tcPr>
          <w:p w14:paraId="48564E2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Идентификатор меры, на которую заменили</w:t>
            </w:r>
          </w:p>
        </w:tc>
        <w:tc>
          <w:tcPr>
            <w:tcW w:w="1369" w:type="dxa"/>
          </w:tcPr>
          <w:p w14:paraId="32004798" w14:textId="77777777" w:rsidR="00D22309" w:rsidRDefault="00D22309" w:rsidP="00D22309">
            <w:r w:rsidRPr="009D64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FC75282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F31FF6" w:rsidRPr="00B14034" w14:paraId="11343AC1" w14:textId="77777777" w:rsidTr="00F31FF6">
        <w:tc>
          <w:tcPr>
            <w:tcW w:w="9345" w:type="dxa"/>
            <w:gridSpan w:val="4"/>
          </w:tcPr>
          <w:p w14:paraId="3A956AF0" w14:textId="77777777" w:rsidR="00F31FF6" w:rsidRDefault="00F31FF6" w:rsidP="00D22309"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ОБЪЕКТ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NACHISL</w:t>
            </w:r>
          </w:p>
        </w:tc>
      </w:tr>
      <w:tr w:rsidR="00D22309" w:rsidRPr="00B14034" w14:paraId="4C1B48CC" w14:textId="77777777" w:rsidTr="00907D38">
        <w:tc>
          <w:tcPr>
            <w:tcW w:w="2543" w:type="dxa"/>
          </w:tcPr>
          <w:p w14:paraId="1BBEAF1E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DATE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PRICE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7D50E3C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Дата начисления</w:t>
            </w:r>
          </w:p>
        </w:tc>
        <w:tc>
          <w:tcPr>
            <w:tcW w:w="1369" w:type="dxa"/>
          </w:tcPr>
          <w:p w14:paraId="233FD10B" w14:textId="414A971E" w:rsidR="00D22309" w:rsidRDefault="00AC2E92" w:rsidP="00D22309"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624354DB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461457B8" w14:textId="77777777" w:rsidTr="00907D38">
        <w:tc>
          <w:tcPr>
            <w:tcW w:w="2543" w:type="dxa"/>
          </w:tcPr>
          <w:p w14:paraId="4DC4A1E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PRICE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64" w:type="dxa"/>
          </w:tcPr>
          <w:p w14:paraId="0B834AE6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Размер начисления</w:t>
            </w:r>
          </w:p>
        </w:tc>
        <w:tc>
          <w:tcPr>
            <w:tcW w:w="1369" w:type="dxa"/>
          </w:tcPr>
          <w:p w14:paraId="46DD0D54" w14:textId="77777777" w:rsidR="00D22309" w:rsidRDefault="00D22309" w:rsidP="00D22309">
            <w:r w:rsidRPr="009D64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29553D10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59566AC1" w14:textId="77777777" w:rsidTr="00907D38">
        <w:tc>
          <w:tcPr>
            <w:tcW w:w="2543" w:type="dxa"/>
          </w:tcPr>
          <w:p w14:paraId="1575FD92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CURR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CODE </w:t>
            </w:r>
          </w:p>
        </w:tc>
        <w:tc>
          <w:tcPr>
            <w:tcW w:w="3264" w:type="dxa"/>
          </w:tcPr>
          <w:p w14:paraId="6A8D87B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Валюта начисления (</w:t>
            </w:r>
            <w:r w:rsidR="008A4046"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ОКРБ «Валюты»)</w:t>
            </w:r>
          </w:p>
        </w:tc>
        <w:tc>
          <w:tcPr>
            <w:tcW w:w="1369" w:type="dxa"/>
          </w:tcPr>
          <w:p w14:paraId="529BF109" w14:textId="77777777" w:rsidR="00D22309" w:rsidRDefault="00D22309" w:rsidP="00D22309">
            <w:r w:rsidRPr="009D64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437ACEA5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2D03ED" w:rsidRPr="00B14034" w14:paraId="3491A37C" w14:textId="77777777" w:rsidTr="005B1D63">
        <w:tc>
          <w:tcPr>
            <w:tcW w:w="9345" w:type="dxa"/>
            <w:gridSpan w:val="4"/>
            <w:vAlign w:val="center"/>
          </w:tcPr>
          <w:p w14:paraId="634A4DA5" w14:textId="77777777" w:rsidR="002D03ED" w:rsidRPr="00B14034" w:rsidRDefault="002D03ED" w:rsidP="005B1D63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ОБЪЕКТ P_REPAY</w:t>
            </w:r>
          </w:p>
        </w:tc>
      </w:tr>
      <w:tr w:rsidR="00D22309" w:rsidRPr="00B14034" w14:paraId="14775AD1" w14:textId="77777777" w:rsidTr="00907D38">
        <w:tc>
          <w:tcPr>
            <w:tcW w:w="2543" w:type="dxa"/>
          </w:tcPr>
          <w:p w14:paraId="52399F2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PAY_DATE </w:t>
            </w:r>
          </w:p>
        </w:tc>
        <w:tc>
          <w:tcPr>
            <w:tcW w:w="3264" w:type="dxa"/>
          </w:tcPr>
          <w:p w14:paraId="079B12C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Дата</w:t>
            </w:r>
            <w:proofErr w:type="spellEnd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369" w:type="dxa"/>
          </w:tcPr>
          <w:p w14:paraId="632C28F1" w14:textId="77777777" w:rsidR="00D22309" w:rsidRDefault="0046558E" w:rsidP="00D22309"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169" w:type="dxa"/>
            <w:vAlign w:val="center"/>
          </w:tcPr>
          <w:p w14:paraId="302B9EC9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097E39BB" w14:textId="77777777" w:rsidTr="00907D38">
        <w:tc>
          <w:tcPr>
            <w:tcW w:w="2543" w:type="dxa"/>
          </w:tcPr>
          <w:p w14:paraId="41E3B69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PAY_SUM</w:t>
            </w:r>
            <w:r w:rsidRPr="00B14034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64" w:type="dxa"/>
          </w:tcPr>
          <w:p w14:paraId="57E01D83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Размер</w:t>
            </w:r>
            <w:proofErr w:type="spellEnd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369" w:type="dxa"/>
          </w:tcPr>
          <w:p w14:paraId="4BD90AF2" w14:textId="77777777" w:rsidR="00D22309" w:rsidRDefault="00D22309" w:rsidP="00D22309">
            <w:r w:rsidRPr="006D3E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6085D661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  <w:tr w:rsidR="00D22309" w:rsidRPr="00B14034" w14:paraId="626F40BD" w14:textId="77777777" w:rsidTr="00907D38">
        <w:tc>
          <w:tcPr>
            <w:tcW w:w="2543" w:type="dxa"/>
          </w:tcPr>
          <w:p w14:paraId="4A79836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CURR_CODE  </w:t>
            </w:r>
          </w:p>
        </w:tc>
        <w:tc>
          <w:tcPr>
            <w:tcW w:w="3264" w:type="dxa"/>
          </w:tcPr>
          <w:p w14:paraId="32B25F9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Валюта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погашения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(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код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)</w:t>
            </w:r>
          </w:p>
        </w:tc>
        <w:tc>
          <w:tcPr>
            <w:tcW w:w="1369" w:type="dxa"/>
          </w:tcPr>
          <w:p w14:paraId="000A93B5" w14:textId="77777777" w:rsidR="00D22309" w:rsidRDefault="00D22309" w:rsidP="00D22309">
            <w:r w:rsidRPr="006D3E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69" w:type="dxa"/>
            <w:vAlign w:val="center"/>
          </w:tcPr>
          <w:p w14:paraId="30D1246D" w14:textId="77777777" w:rsidR="00D22309" w:rsidRPr="00B14034" w:rsidRDefault="00D22309" w:rsidP="00D22309">
            <w:pPr>
              <w:spacing w:line="240" w:lineRule="atLeast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Да</w:t>
            </w:r>
          </w:p>
        </w:tc>
      </w:tr>
    </w:tbl>
    <w:p w14:paraId="611383A6" w14:textId="77777777" w:rsidR="00B70588" w:rsidRPr="00B14034" w:rsidRDefault="00B70588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4AE7436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73AD0D96" w14:textId="605057AB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8"/>
          <w:szCs w:val="28"/>
          <w:shd w:val="clear" w:color="auto" w:fill="FAFAFA"/>
        </w:rPr>
      </w:pPr>
      <w:ins w:id="653" w:author="Бумай Елена Юрьевна [2]" w:date="2026-05-20T14:12:00Z"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fldChar w:fldCharType="begin"/>
        </w:r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instrText xml:space="preserve"> HYPERLINK "</w:instrText>
        </w:r>
      </w:ins>
      <w:r w:rsidRPr="00D00592">
        <w:rPr>
          <w:rPrChange w:id="654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http</w:instrText>
      </w:r>
      <w:r w:rsidRPr="00D00592">
        <w:rPr>
          <w:rPrChange w:id="655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://host:</w:instrText>
      </w:r>
      <w:ins w:id="656" w:author="Бумай Елена Юрьевна [2]" w:date="2026-05-20T14:11:00Z">
        <w:r w:rsidRPr="00D00592">
          <w:rPr>
            <w:rPrChange w:id="657" w:author="Бумай Елена Юрьевна [2]" w:date="2026-05-20T14:12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8"/>
                <w:szCs w:val="28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658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/</w:instrText>
      </w:r>
      <w:r w:rsidRPr="00D00592">
        <w:rPr>
          <w:rPrChange w:id="659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core</w:instrText>
      </w:r>
      <w:r w:rsidRPr="00D00592">
        <w:rPr>
          <w:rPrChange w:id="660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/</w:instrText>
      </w:r>
      <w:r w:rsidRPr="00D00592">
        <w:rPr>
          <w:rPrChange w:id="661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bi</w:instrText>
      </w:r>
      <w:r w:rsidRPr="00D00592">
        <w:rPr>
          <w:rPrChange w:id="662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/</w:instrText>
      </w:r>
      <w:r w:rsidRPr="00D00592">
        <w:rPr>
          <w:rPrChange w:id="663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GetClaimantInfoByNumDebt</w:instrText>
      </w:r>
      <w:r w:rsidRPr="00D00592">
        <w:rPr>
          <w:rPrChange w:id="664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 xml:space="preserve"> </w:instrText>
      </w:r>
      <w:ins w:id="665" w:author="Бумай Елена Юрьевна [2]" w:date="2026-05-20T14:12:00Z"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instrText xml:space="preserve">" </w:instrText>
        </w:r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666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http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667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://host:</w:t>
      </w:r>
      <w:ins w:id="668" w:author="Бумай Елена Юрьевна [2]" w:date="2026-05-20T14:11:00Z">
        <w:r w:rsidRPr="00A51C56">
          <w:rPr>
            <w:rStyle w:val="af"/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rPrChange w:id="669" w:author="Бумай Елена Юрьевна [2]" w:date="2026-05-20T14:12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8"/>
                <w:szCs w:val="28"/>
                <w:shd w:val="clear" w:color="auto" w:fill="FAFAFA"/>
              </w:rPr>
            </w:rPrChange>
          </w:rPr>
          <w:t>1016</w:t>
        </w:r>
      </w:ins>
      <w:del w:id="670" w:author="Бумай Елена Юрьевна [2]" w:date="2026-05-20T14:11:00Z">
        <w:r w:rsidRPr="00A51C56" w:rsidDel="00D00592">
          <w:rPr>
            <w:rStyle w:val="af"/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rPrChange w:id="671" w:author="Бумай Елена Юрьевна [2]" w:date="2026-05-20T14:12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8"/>
                <w:szCs w:val="28"/>
                <w:shd w:val="clear" w:color="auto" w:fill="FAFAFA"/>
              </w:rPr>
            </w:rPrChange>
          </w:rPr>
          <w:delText>8080</w:delText>
        </w:r>
      </w:del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672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673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core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674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675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bi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676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677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GetClaimantInfoByNumDebt</w:t>
      </w:r>
      <w:proofErr w:type="spellEnd"/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678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 xml:space="preserve"> </w:t>
      </w:r>
      <w:ins w:id="679" w:author="Бумай Елена Юрьевна [2]" w:date="2026-05-20T14:12:00Z"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fldChar w:fldCharType="end"/>
        </w:r>
      </w:ins>
    </w:p>
    <w:p w14:paraId="50EF28C1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p w14:paraId="01FB584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ResponseTime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– string –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Время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выдачи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ответа</w:t>
      </w:r>
      <w:proofErr w:type="spellEnd"/>
    </w:p>
    <w:p w14:paraId="2277097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X-Version – string –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Версия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API</w:t>
      </w:r>
    </w:p>
    <w:p w14:paraId="4BB2FA5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X-Content-Length – string –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Дублирует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служебное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поле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Content-Length</w:t>
      </w:r>
    </w:p>
    <w:p w14:paraId="2C3BB45A" w14:textId="77777777" w:rsidR="00AC3D14" w:rsidRPr="00B14034" w:rsidRDefault="00AC3D14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0982B01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(успех)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75AB5D6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4A2BA8A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code</w:t>
      </w:r>
      <w:r w:rsidRPr="00B14034">
        <w:rPr>
          <w:rFonts w:ascii="Times New Roman" w:hAnsi="Times New Roman" w:cs="Times New Roman"/>
          <w:i/>
          <w:sz w:val="20"/>
          <w:szCs w:val="20"/>
        </w:rPr>
        <w:t>": "1",</w:t>
      </w:r>
    </w:p>
    <w:p w14:paraId="07F15C3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lastRenderedPageBreak/>
        <w:t xml:space="preserve">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"data": [</w:t>
      </w:r>
    </w:p>
    <w:p w14:paraId="516C86F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4B83C19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p_ispdoc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18A7DA9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A788C1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"15",</w:t>
      </w:r>
    </w:p>
    <w:p w14:paraId="7DA26C7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</w:t>
      </w:r>
      <w:r w:rsidRPr="00B1403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"7-5334",</w:t>
      </w:r>
    </w:p>
    <w:p w14:paraId="5B293BF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doc_date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"02.11.2017",</w:t>
      </w:r>
    </w:p>
    <w:p w14:paraId="57ED9DD6" w14:textId="0F34DAC5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doc_organ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"нотариус Минского городского нотариального округа</w:t>
      </w:r>
      <w:ins w:id="680" w:author="Бумай Елена Юрьевна" w:date="2026-02-04T14:37:00Z">
        <w:r w:rsidR="00AB1435">
          <w:rPr>
            <w:rFonts w:ascii="Times New Roman" w:hAnsi="Times New Roman" w:cs="Times New Roman"/>
            <w:i/>
            <w:sz w:val="20"/>
            <w:szCs w:val="20"/>
          </w:rPr>
          <w:t xml:space="preserve"> Иванов И.И.</w:t>
        </w:r>
      </w:ins>
      <w:r w:rsidRPr="00B14034">
        <w:rPr>
          <w:rFonts w:ascii="Times New Roman" w:hAnsi="Times New Roman" w:cs="Times New Roman"/>
          <w:i/>
          <w:sz w:val="20"/>
          <w:szCs w:val="20"/>
        </w:rPr>
        <w:t>",</w:t>
      </w:r>
    </w:p>
    <w:p w14:paraId="51CCFC4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doc_org_code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"6",</w:t>
      </w:r>
    </w:p>
    <w:p w14:paraId="3FF7DC7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"60118000051",</w:t>
      </w:r>
    </w:p>
    <w:p w14:paraId="22D2319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74C5AF6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req_init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"205",</w:t>
      </w:r>
    </w:p>
    <w:p w14:paraId="5EE6965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crednum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4F22BA7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bookmarkStart w:id="681" w:name="_GoBack"/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opi</w:t>
      </w:r>
      <w:bookmarkEnd w:id="681"/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"601",</w:t>
      </w:r>
    </w:p>
    <w:p w14:paraId="02580A7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"surname": "</w:t>
      </w:r>
      <w:r w:rsidRPr="00B14034">
        <w:rPr>
          <w:rFonts w:ascii="Times New Roman" w:hAnsi="Times New Roman" w:cs="Times New Roman"/>
          <w:i/>
          <w:sz w:val="20"/>
          <w:szCs w:val="20"/>
        </w:rPr>
        <w:t>Минченко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06959F7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firstname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Мария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351463B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fathername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Сергеевна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A42442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"phone": ""</w:t>
      </w:r>
    </w:p>
    <w:p w14:paraId="0B3C7CB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2A896F0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7574D3E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p_ost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1DF3256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13EDE4D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req_sum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"1279,44",</w:t>
      </w:r>
    </w:p>
    <w:p w14:paraId="2871B7F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ost_sum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"1270,62",</w:t>
      </w:r>
    </w:p>
    <w:p w14:paraId="2DAB7C1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26C42D6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4F0EF1A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],</w:t>
      </w:r>
    </w:p>
    <w:p w14:paraId="0B5A869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p_cred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[</w:t>
      </w:r>
    </w:p>
    <w:p w14:paraId="2AE920C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{</w:t>
      </w:r>
    </w:p>
    <w:p w14:paraId="4C9C0DD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full_name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"УНИТАРНОЕ ПРЕДПРИЯТИЕ ПО ОКАЗАНИЮ УСЛУГ \"ВЕЛКОМ\"",</w:t>
      </w:r>
    </w:p>
    <w:p w14:paraId="19CB17B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idf_num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"101528843"</w:t>
      </w:r>
    </w:p>
    <w:p w14:paraId="1F59ACF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}</w:t>
      </w:r>
    </w:p>
    <w:p w14:paraId="4E4C246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],</w:t>
      </w:r>
    </w:p>
    <w:p w14:paraId="5A1DDD4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p_debt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[</w:t>
      </w:r>
    </w:p>
    <w:p w14:paraId="46C001A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{</w:t>
      </w:r>
    </w:p>
    <w:p w14:paraId="4F0B66D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full_name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"УСКОВ ЮРИЙ ВИКТОРОВИЧ",</w:t>
      </w:r>
    </w:p>
    <w:p w14:paraId="0375086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idf_num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"3230587H066PB5"</w:t>
      </w:r>
    </w:p>
    <w:p w14:paraId="3BD0C13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52906A3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09478BA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18C5976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6F4E2F6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"6",</w:t>
      </w:r>
    </w:p>
    <w:p w14:paraId="257E166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712D607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"",</w:t>
      </w:r>
    </w:p>
    <w:p w14:paraId="74DB0EF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"1"</w:t>
      </w:r>
    </w:p>
    <w:p w14:paraId="12DA3A9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5906FF2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C7894B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"1",</w:t>
      </w:r>
    </w:p>
    <w:p w14:paraId="38EE779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2F6DC0F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"0",</w:t>
      </w:r>
    </w:p>
    <w:p w14:paraId="209125B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"0"</w:t>
      </w:r>
    </w:p>
    <w:p w14:paraId="7B60B0B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4768A1D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1415A00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"103",</w:t>
      </w:r>
    </w:p>
    <w:p w14:paraId="1CA90E1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1C8EC1F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"",</w:t>
      </w:r>
    </w:p>
    <w:p w14:paraId="2BB3848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"0"</w:t>
      </w:r>
    </w:p>
    <w:p w14:paraId="20F1306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5FDA99B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6047C11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"status": "102",</w:t>
      </w:r>
    </w:p>
    <w:p w14:paraId="3BC797B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7314848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"reason": "",</w:t>
      </w:r>
    </w:p>
    <w:p w14:paraId="752CED3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"actual": "0"</w:t>
      </w:r>
    </w:p>
    <w:p w14:paraId="5795E7A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2CE47E7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 xml:space="preserve">            ],</w:t>
      </w:r>
    </w:p>
    <w:p w14:paraId="54D510D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p_action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0CF4185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0B56B4B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"action": "201",</w:t>
      </w:r>
    </w:p>
    <w:p w14:paraId="185EEA8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date_begin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"10.01.2018",</w:t>
      </w:r>
    </w:p>
    <w:p w14:paraId="0C57288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"1237722"</w:t>
      </w:r>
    </w:p>
    <w:p w14:paraId="06BAE92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4B8F981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5ECBA90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p_status_action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461FCA6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4CA5BED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0D9738F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"10.01.2018",</w:t>
      </w:r>
    </w:p>
    <w:p w14:paraId="7D72178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"1237722",</w:t>
      </w:r>
    </w:p>
    <w:p w14:paraId="1CFE6DA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67C1ECE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15A9FAB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3504ED9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191AA36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2DFB641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"1245378",</w:t>
      </w:r>
    </w:p>
    <w:p w14:paraId="203B664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21CF73C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2E9A80A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8463FD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3A0BE54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7567F4C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"1245379",</w:t>
      </w:r>
    </w:p>
    <w:p w14:paraId="3025D57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367B6DE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3833324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1F1D541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4330D9D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4420F56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"1245388",</w:t>
      </w:r>
    </w:p>
    <w:p w14:paraId="3F72448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1DBBFB6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4FA7C09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7194EAA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"1",</w:t>
      </w:r>
    </w:p>
    <w:p w14:paraId="78F9E0A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"28.06.2018",</w:t>
      </w:r>
    </w:p>
    <w:p w14:paraId="252D440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act_id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"1245389",</w:t>
      </w:r>
    </w:p>
    <w:p w14:paraId="5498CCF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child_id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04FCE21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7479B66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7C57CD3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p_nachisl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4F6950A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16474EF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date_price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"03.06.2018",</w:t>
      </w:r>
    </w:p>
    <w:p w14:paraId="48AD13B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"price": "1089,72",</w:t>
      </w:r>
    </w:p>
    <w:p w14:paraId="32DA90A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05ED08F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},</w:t>
      </w:r>
    </w:p>
    <w:p w14:paraId="717E274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0FB59B1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date_price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"09.01.2018",</w:t>
      </w:r>
    </w:p>
    <w:p w14:paraId="450AD81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"price": "189,72",</w:t>
      </w:r>
    </w:p>
    <w:p w14:paraId="4C106F9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2D9635D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769C839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6D706BA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p_repay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0CDECA0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59F81DD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pay_date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"22.02.2019",</w:t>
      </w:r>
    </w:p>
    <w:p w14:paraId="1E9EAC8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pay_sum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"8,82",</w:t>
      </w:r>
    </w:p>
    <w:p w14:paraId="484CCF6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curr_code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"933"</w:t>
      </w:r>
    </w:p>
    <w:p w14:paraId="45BE0DB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272026A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</w:t>
      </w:r>
    </w:p>
    <w:p w14:paraId="1776B47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}</w:t>
      </w:r>
    </w:p>
    <w:p w14:paraId="3FF6527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],</w:t>
      </w:r>
    </w:p>
    <w:p w14:paraId="67C63DC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"message": "",</w:t>
      </w:r>
    </w:p>
    <w:p w14:paraId="3B3DBF8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"tag": ""</w:t>
      </w:r>
    </w:p>
    <w:p w14:paraId="4AE8B67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5CADD89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1459EF85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ответа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BODY 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(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</w:rPr>
        <w:t>неудача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)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94687AC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</w:p>
    <w:p w14:paraId="01CFC0D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1A255BB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"0",</w:t>
      </w:r>
    </w:p>
    <w:p w14:paraId="263C0EA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[],</w:t>
      </w:r>
    </w:p>
    <w:p w14:paraId="690B6D6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"message": "Error converting value \"\" to type 'System.Int64'. Path</w:t>
      </w:r>
      <w:r w:rsidRPr="00B14034">
        <w:rPr>
          <w:rFonts w:ascii="Times New Roman" w:hAnsi="Times New Roman" w:cs="Times New Roman"/>
          <w:i/>
          <w:sz w:val="20"/>
          <w:szCs w:val="20"/>
        </w:rPr>
        <w:t xml:space="preserve"> '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B1403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 xml:space="preserve">',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line</w:t>
      </w:r>
      <w:r w:rsidRPr="00B14034">
        <w:rPr>
          <w:rFonts w:ascii="Times New Roman" w:hAnsi="Times New Roman" w:cs="Times New Roman"/>
          <w:i/>
          <w:sz w:val="20"/>
          <w:szCs w:val="20"/>
        </w:rPr>
        <w:t xml:space="preserve"> 3,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position</w:t>
      </w:r>
      <w:r w:rsidRPr="00B14034">
        <w:rPr>
          <w:rFonts w:ascii="Times New Roman" w:hAnsi="Times New Roman" w:cs="Times New Roman"/>
          <w:i/>
          <w:sz w:val="20"/>
          <w:szCs w:val="20"/>
        </w:rPr>
        <w:t xml:space="preserve"> 18.",</w:t>
      </w:r>
    </w:p>
    <w:p w14:paraId="76717DA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tag</w:t>
      </w:r>
      <w:r w:rsidRPr="00B14034">
        <w:rPr>
          <w:rFonts w:ascii="Times New Roman" w:hAnsi="Times New Roman" w:cs="Times New Roman"/>
          <w:i/>
          <w:sz w:val="20"/>
          <w:szCs w:val="20"/>
        </w:rPr>
        <w:t>": ""</w:t>
      </w:r>
    </w:p>
    <w:p w14:paraId="7AEE836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2B34CDEE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682" w:name="_Toc226629431"/>
      <w:r w:rsidRPr="00B14034">
        <w:rPr>
          <w:rStyle w:val="ad"/>
          <w:rFonts w:ascii="Times New Roman" w:hAnsi="Times New Roman" w:cs="Times New Roman"/>
          <w:color w:val="auto"/>
        </w:rPr>
        <w:t>3</w:t>
      </w:r>
      <w:r w:rsidR="00C80D58" w:rsidRPr="00B14034">
        <w:rPr>
          <w:rStyle w:val="ad"/>
          <w:rFonts w:ascii="Times New Roman" w:hAnsi="Times New Roman" w:cs="Times New Roman"/>
          <w:color w:val="auto"/>
        </w:rPr>
        <w:t>.3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PutClaimantSaveDataDebt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682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23CCFB81" w14:textId="77777777" w:rsidR="00E30888" w:rsidRDefault="004D5E59" w:rsidP="00E308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Сервис выполняет прием данных о задолженностях</w:t>
      </w:r>
      <w:r w:rsidR="00E30888">
        <w:rPr>
          <w:rFonts w:ascii="Times New Roman" w:hAnsi="Times New Roman" w:cs="Times New Roman"/>
          <w:sz w:val="28"/>
          <w:szCs w:val="28"/>
        </w:rPr>
        <w:t xml:space="preserve"> в систему принудительного исполнения</w:t>
      </w:r>
      <w:r w:rsidRPr="00B14034">
        <w:rPr>
          <w:rFonts w:ascii="Times New Roman" w:hAnsi="Times New Roman" w:cs="Times New Roman"/>
          <w:sz w:val="28"/>
          <w:szCs w:val="28"/>
        </w:rPr>
        <w:t xml:space="preserve"> (в том числе получение исполнительного документа в формате PDF, подписанного ЭЦП взыс</w:t>
      </w:r>
      <w:r w:rsidR="00BF22C3" w:rsidRPr="00B14034">
        <w:rPr>
          <w:rFonts w:ascii="Times New Roman" w:hAnsi="Times New Roman" w:cs="Times New Roman"/>
          <w:sz w:val="28"/>
          <w:szCs w:val="28"/>
        </w:rPr>
        <w:t>кателя или уполномоченного лица</w:t>
      </w:r>
      <w:r w:rsidRPr="00B14034">
        <w:rPr>
          <w:rFonts w:ascii="Times New Roman" w:hAnsi="Times New Roman" w:cs="Times New Roman"/>
          <w:sz w:val="28"/>
          <w:szCs w:val="28"/>
        </w:rPr>
        <w:t>. (</w:t>
      </w:r>
      <w:r w:rsidRPr="00E30888">
        <w:rPr>
          <w:rFonts w:ascii="Times New Roman" w:hAnsi="Times New Roman" w:cs="Times New Roman"/>
          <w:i/>
          <w:sz w:val="28"/>
          <w:szCs w:val="28"/>
        </w:rPr>
        <w:t xml:space="preserve">сервис номер 1 </w:t>
      </w:r>
      <w:r w:rsidR="00E30888" w:rsidRPr="00E30888">
        <w:rPr>
          <w:rFonts w:ascii="Times New Roman" w:hAnsi="Times New Roman" w:cs="Times New Roman"/>
          <w:i/>
          <w:sz w:val="28"/>
          <w:szCs w:val="28"/>
        </w:rPr>
        <w:t>Концепции</w:t>
      </w:r>
      <w:r w:rsidRPr="00B14034">
        <w:rPr>
          <w:rFonts w:ascii="Times New Roman" w:hAnsi="Times New Roman" w:cs="Times New Roman"/>
          <w:sz w:val="28"/>
          <w:szCs w:val="28"/>
        </w:rPr>
        <w:t>).</w:t>
      </w:r>
      <w:r w:rsidR="00E30888">
        <w:rPr>
          <w:rFonts w:ascii="Times New Roman" w:hAnsi="Times New Roman" w:cs="Times New Roman"/>
          <w:sz w:val="28"/>
          <w:szCs w:val="28"/>
        </w:rPr>
        <w:t xml:space="preserve"> То есть путем использования данного сервиса осуществляется подача заявления о возбуждении исполнительного производства с приложением исполнительного документа. А именно:</w:t>
      </w:r>
    </w:p>
    <w:p w14:paraId="09D947C0" w14:textId="77777777" w:rsidR="00E30888" w:rsidRDefault="00E30888" w:rsidP="00E308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передается структурированный набор данных о задолженности в запросе;</w:t>
      </w:r>
    </w:p>
    <w:p w14:paraId="6FA259F4" w14:textId="77777777" w:rsidR="004D5E59" w:rsidRDefault="00E30888" w:rsidP="00E308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прикрепляется файл с исполнительным документом, описываются метаданные исполнительного документа в запросе;</w:t>
      </w:r>
    </w:p>
    <w:p w14:paraId="4261D13D" w14:textId="36F4FF78" w:rsidR="00E30888" w:rsidRDefault="00E30888" w:rsidP="00E30888">
      <w:pPr>
        <w:spacing w:after="0" w:line="240" w:lineRule="auto"/>
        <w:ind w:firstLine="709"/>
        <w:jc w:val="both"/>
        <w:rPr>
          <w:ins w:id="683" w:author="Бумай Елена Юрьевна" w:date="2026-01-29T15:07:00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прикрепляется файл заявления (представления) о возбуждении исполнительного производства, файл доверенности (если он необходим) – без описания метаданных в запросе.</w:t>
      </w:r>
    </w:p>
    <w:p w14:paraId="6FF97E0D" w14:textId="06EDB0A6" w:rsidR="004C71D3" w:rsidRDefault="004C71D3" w:rsidP="004C71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ins w:id="684" w:author="Бумай Елена Юрьевна" w:date="2026-01-29T15:08:00Z">
        <w:r>
          <w:rPr>
            <w:rFonts w:ascii="Times New Roman" w:hAnsi="Times New Roman" w:cs="Times New Roman"/>
            <w:sz w:val="28"/>
            <w:szCs w:val="28"/>
          </w:rPr>
          <w:t>*</w:t>
        </w:r>
      </w:ins>
      <w:ins w:id="685" w:author="Бумай Елена Юрьевна" w:date="2026-01-29T15:07:00Z">
        <w:r>
          <w:rPr>
            <w:rFonts w:ascii="Times New Roman" w:hAnsi="Times New Roman" w:cs="Times New Roman"/>
            <w:sz w:val="28"/>
            <w:szCs w:val="28"/>
          </w:rPr>
          <w:t>Прикреплять необходимо</w:t>
        </w:r>
      </w:ins>
      <w:ins w:id="686" w:author="Бумай Елена Юрьевна" w:date="2026-01-29T15:09:00Z">
        <w:r w:rsidR="00CA3FBB">
          <w:rPr>
            <w:rFonts w:ascii="Times New Roman" w:hAnsi="Times New Roman" w:cs="Times New Roman"/>
            <w:sz w:val="28"/>
            <w:szCs w:val="28"/>
          </w:rPr>
          <w:t>, в том числе,</w:t>
        </w:r>
      </w:ins>
      <w:ins w:id="687" w:author="Бумай Елена Юрьевна" w:date="2026-01-29T15:07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688" w:author="Бумай Елена Юрьевна" w:date="2026-01-29T15:10:00Z">
        <w:r w:rsidR="00CA3FBB">
          <w:rPr>
            <w:rFonts w:ascii="Times New Roman" w:hAnsi="Times New Roman" w:cs="Times New Roman"/>
            <w:sz w:val="28"/>
            <w:szCs w:val="28"/>
          </w:rPr>
          <w:t xml:space="preserve">файл </w:t>
        </w:r>
        <w:del w:id="689" w:author="Бумай Елена Юрьевна [2]" w:date="2026-04-09T12:05:00Z">
          <w:r w:rsidR="00CA3FBB" w:rsidDel="0043002B">
            <w:rPr>
              <w:rFonts w:ascii="Times New Roman" w:hAnsi="Times New Roman" w:cs="Times New Roman"/>
              <w:sz w:val="28"/>
              <w:szCs w:val="28"/>
            </w:rPr>
            <w:delText xml:space="preserve">без расширения айл </w:delText>
          </w:r>
        </w:del>
        <w:r w:rsidR="00CA3FBB">
          <w:rPr>
            <w:rFonts w:ascii="Times New Roman" w:hAnsi="Times New Roman" w:cs="Times New Roman"/>
            <w:sz w:val="28"/>
            <w:szCs w:val="28"/>
          </w:rPr>
          <w:t xml:space="preserve">без расширения </w:t>
        </w:r>
        <w:proofErr w:type="spellStart"/>
        <w:r w:rsidR="00CA3FBB">
          <w:rPr>
            <w:rFonts w:ascii="Times New Roman" w:hAnsi="Times New Roman" w:cs="Times New Roman"/>
            <w:sz w:val="28"/>
            <w:szCs w:val="28"/>
            <w:lang w:val="en-US"/>
          </w:rPr>
          <w:t>sgn</w:t>
        </w:r>
      </w:ins>
      <w:proofErr w:type="spellEnd"/>
      <w:ins w:id="690" w:author="Бумай Елена Юрьевна" w:date="2026-01-29T15:07:00Z">
        <w:r>
          <w:rPr>
            <w:rFonts w:ascii="Times New Roman" w:hAnsi="Times New Roman" w:cs="Times New Roman"/>
            <w:sz w:val="28"/>
            <w:szCs w:val="28"/>
          </w:rPr>
          <w:t xml:space="preserve">. </w:t>
        </w:r>
      </w:ins>
      <w:ins w:id="691" w:author="Бумай Елена Юрьевна" w:date="2026-01-29T15:08:00Z">
        <w:r>
          <w:rPr>
            <w:rFonts w:ascii="Times New Roman" w:hAnsi="Times New Roman" w:cs="Times New Roman"/>
            <w:sz w:val="28"/>
            <w:szCs w:val="28"/>
          </w:rPr>
          <w:t>Для взыскателей</w:t>
        </w:r>
      </w:ins>
      <w:ins w:id="692" w:author="Бумай Елена Юрьевна" w:date="2026-01-29T15:09:00Z">
        <w:r w:rsidR="00CA3FBB">
          <w:rPr>
            <w:rFonts w:ascii="Times New Roman" w:hAnsi="Times New Roman" w:cs="Times New Roman"/>
            <w:sz w:val="28"/>
            <w:szCs w:val="28"/>
          </w:rPr>
          <w:t>,</w:t>
        </w:r>
      </w:ins>
      <w:ins w:id="693" w:author="Бумай Елена Юрьевна" w:date="2026-01-29T15:08:00Z">
        <w:r>
          <w:rPr>
            <w:rFonts w:ascii="Times New Roman" w:hAnsi="Times New Roman" w:cs="Times New Roman"/>
            <w:sz w:val="28"/>
            <w:szCs w:val="28"/>
          </w:rPr>
          <w:t xml:space="preserve"> пользующихся сторонними документами (например</w:t>
        </w:r>
      </w:ins>
      <w:ins w:id="694" w:author="Бумай Елена Юрьевна" w:date="2026-01-29T15:09:00Z">
        <w:r w:rsidR="00CA3FBB">
          <w:rPr>
            <w:rFonts w:ascii="Times New Roman" w:hAnsi="Times New Roman" w:cs="Times New Roman"/>
            <w:sz w:val="28"/>
            <w:szCs w:val="28"/>
          </w:rPr>
          <w:t>,</w:t>
        </w:r>
      </w:ins>
      <w:ins w:id="695" w:author="Бумай Елена Юрьевна" w:date="2026-01-29T15:08:00Z">
        <w:r>
          <w:rPr>
            <w:rFonts w:ascii="Times New Roman" w:hAnsi="Times New Roman" w:cs="Times New Roman"/>
            <w:sz w:val="28"/>
            <w:szCs w:val="28"/>
          </w:rPr>
          <w:t xml:space="preserve"> исполнительными надписями нотариусов), </w:t>
        </w:r>
      </w:ins>
      <w:ins w:id="696" w:author="Бумай Елена Юрьевна" w:date="2026-01-29T15:07:00Z">
        <w:r w:rsidRPr="004C71D3">
          <w:rPr>
            <w:rFonts w:ascii="Times New Roman" w:hAnsi="Times New Roman" w:cs="Times New Roman"/>
            <w:sz w:val="28"/>
            <w:szCs w:val="28"/>
          </w:rPr>
          <w:t xml:space="preserve">извлечение </w:t>
        </w:r>
      </w:ins>
      <w:ins w:id="697" w:author="Бумай Елена Юрьевна" w:date="2026-01-29T15:08:00Z">
        <w:r>
          <w:rPr>
            <w:rFonts w:ascii="Times New Roman" w:hAnsi="Times New Roman" w:cs="Times New Roman"/>
            <w:sz w:val="28"/>
            <w:szCs w:val="28"/>
          </w:rPr>
          <w:t xml:space="preserve">документа </w:t>
        </w:r>
      </w:ins>
      <w:ins w:id="698" w:author="Бумай Елена Юрьевна" w:date="2026-01-29T15:09:00Z">
        <w:r w:rsidR="00CA3FBB">
          <w:rPr>
            <w:rFonts w:ascii="Times New Roman" w:hAnsi="Times New Roman" w:cs="Times New Roman"/>
            <w:sz w:val="28"/>
            <w:szCs w:val="28"/>
          </w:rPr>
          <w:t xml:space="preserve">из подписанного файла </w:t>
        </w:r>
      </w:ins>
      <w:ins w:id="699" w:author="Бумай Елена Юрьевна" w:date="2026-01-29T15:07:00Z">
        <w:r w:rsidRPr="004C71D3">
          <w:rPr>
            <w:rFonts w:ascii="Times New Roman" w:hAnsi="Times New Roman" w:cs="Times New Roman"/>
            <w:sz w:val="28"/>
            <w:szCs w:val="28"/>
          </w:rPr>
          <w:t xml:space="preserve">возможно при помощи утилиты ЗАО «Авест» AvCmUt4.exe с использование команд «-v </w:t>
        </w:r>
        <w:proofErr w:type="spellStart"/>
        <w:r w:rsidRPr="004C71D3">
          <w:rPr>
            <w:rFonts w:ascii="Times New Roman" w:hAnsi="Times New Roman" w:cs="Times New Roman"/>
            <w:sz w:val="28"/>
            <w:szCs w:val="28"/>
          </w:rPr>
          <w:t>test.txt.sgn</w:t>
        </w:r>
        <w:proofErr w:type="spellEnd"/>
        <w:r w:rsidRPr="004C71D3">
          <w:rPr>
            <w:rFonts w:ascii="Times New Roman" w:hAnsi="Times New Roman" w:cs="Times New Roman"/>
            <w:sz w:val="28"/>
            <w:szCs w:val="28"/>
          </w:rPr>
          <w:t>» «-o result.txt». Утилита запускается в командной строке, пароль авторизации для работы со средствами ЗАО «Авест» передается в качестве параметра</w:t>
        </w:r>
      </w:ins>
      <w:ins w:id="700" w:author="Бумай Елена Юрьевна" w:date="2026-01-29T15:08:00Z">
        <w:r>
          <w:rPr>
            <w:rFonts w:ascii="Times New Roman" w:hAnsi="Times New Roman" w:cs="Times New Roman"/>
            <w:sz w:val="28"/>
            <w:szCs w:val="28"/>
          </w:rPr>
          <w:t>.</w:t>
        </w:r>
      </w:ins>
    </w:p>
    <w:p w14:paraId="3DA4E4B5" w14:textId="77777777" w:rsidR="00E30888" w:rsidRPr="00B14034" w:rsidRDefault="00E30888" w:rsidP="00E308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6BB88" w14:textId="77777777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8A40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8A40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Curl</w:t>
      </w:r>
      <w:r w:rsidRPr="008A40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23B5510F" w14:textId="31EF1A9F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Curl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--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location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--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request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POST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'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http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: //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localhost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:</w:t>
      </w:r>
      <w:ins w:id="701" w:author="Бумай Елена Юрьевна [2]" w:date="2026-05-20T14:12:00Z">
        <w:r w:rsidR="00D00592" w:rsidRPr="00D00592">
          <w:rPr>
            <w:rFonts w:ascii="Times New Roman" w:hAnsi="Times New Roman" w:cs="Times New Roman"/>
            <w:i/>
            <w:sz w:val="20"/>
            <w:szCs w:val="20"/>
            <w:lang w:val="en-US"/>
            <w:rPrChange w:id="702" w:author="Бумай Елена Юрьевна [2]" w:date="2026-05-20T14:12:00Z">
              <w:rPr>
                <w:rFonts w:ascii="Times New Roman" w:hAnsi="Times New Roman" w:cs="Times New Roman"/>
                <w:i/>
                <w:sz w:val="20"/>
                <w:szCs w:val="20"/>
              </w:rPr>
            </w:rPrChange>
          </w:rPr>
          <w:t>1016</w:t>
        </w:r>
      </w:ins>
      <w:del w:id="703" w:author="Бумай Елена Юрьевна [2]" w:date="2026-05-20T14:12:00Z">
        <w:r w:rsidRPr="008A4046" w:rsidDel="00D00592">
          <w:rPr>
            <w:rFonts w:ascii="Times New Roman" w:hAnsi="Times New Roman" w:cs="Times New Roman"/>
            <w:i/>
            <w:sz w:val="20"/>
            <w:szCs w:val="20"/>
            <w:lang w:val="en-US"/>
          </w:rPr>
          <w:delText>8080</w:delText>
        </w:r>
      </w:del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/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core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/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BI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/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PutClaimantSaveDataDebt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' \</w:t>
      </w:r>
    </w:p>
    <w:p w14:paraId="7DF381A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--header 'x-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user_id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: 111222333' \</w:t>
      </w:r>
    </w:p>
    <w:p w14:paraId="01C15E9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--header 'x-token: 0g5WKT1aAFkIKScYTLXwi8u4t/2icG2CrQ5IFO7oLYi0qDGTsghSh0MlKrtpy3VkOVqqsFB4IPFENFceeKX5EA==' \</w:t>
      </w:r>
    </w:p>
    <w:p w14:paraId="7255F9C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--header 'x-timestamp: 09.12.2020 14:29:44' \</w:t>
      </w:r>
    </w:p>
    <w:p w14:paraId="675B3E7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--header 'Content-Type: application/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json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' \</w:t>
      </w:r>
    </w:p>
    <w:p w14:paraId="3148844A" w14:textId="77777777" w:rsidR="00E64F94" w:rsidRPr="00E64F94" w:rsidRDefault="004D5E59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--data-raw '</w:t>
      </w:r>
      <w:r w:rsidR="00E64F94" w:rsidRPr="00E64F9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4607E38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"package": [</w:t>
      </w:r>
    </w:p>
    <w:p w14:paraId="37B060F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048418E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identif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{</w:t>
      </w:r>
    </w:p>
    <w:p w14:paraId="5ABB37F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p_cl_num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"00020600034",</w:t>
      </w:r>
    </w:p>
    <w:p w14:paraId="5B5F02D4" w14:textId="4334AB49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"p_opi"</w:t>
      </w:r>
      <w:del w:id="704" w:author="Бумай Елена Юрьевна [2]" w:date="2026-08-05T11:29:00Z">
        <w:r w:rsidRPr="00E64F94" w:rsidDel="00C757BB">
          <w:rPr>
            <w:rFonts w:ascii="Times New Roman" w:hAnsi="Times New Roman" w:cs="Times New Roman"/>
            <w:i/>
            <w:sz w:val="20"/>
            <w:szCs w:val="20"/>
            <w:lang w:val="en-US"/>
          </w:rPr>
          <w:delText>:</w:delText>
        </w:r>
      </w:del>
      <w:ins w:id="705" w:author="Бумай Елена Юрьевна [2]" w:date="2026-08-05T11:30:00Z">
        <w:r w:rsidR="00C757BB">
          <w:rPr>
            <w:rFonts w:ascii="Times New Roman" w:hAnsi="Times New Roman" w:cs="Times New Roman"/>
            <w:i/>
            <w:sz w:val="20"/>
            <w:szCs w:val="20"/>
            <w:lang w:val="en-US"/>
          </w:rPr>
          <w:t>601</w:t>
        </w:r>
      </w:ins>
      <w:del w:id="706" w:author="Бумай Елена Юрьевна [2]" w:date="2026-08-05T11:29:00Z">
        <w:r w:rsidRPr="00E64F94" w:rsidDel="00C757BB">
          <w:rPr>
            <w:rFonts w:ascii="Times New Roman" w:hAnsi="Times New Roman" w:cs="Times New Roman"/>
            <w:i/>
            <w:sz w:val="20"/>
            <w:szCs w:val="20"/>
            <w:lang w:val="en-US"/>
          </w:rPr>
          <w:delText xml:space="preserve"> </w:delText>
        </w:r>
      </w:del>
      <w:del w:id="707" w:author="Бумай Елена Юрьевна [2]" w:date="2026-08-05T11:30:00Z">
        <w:r w:rsidRPr="00E64F94" w:rsidDel="00C757BB">
          <w:rPr>
            <w:rFonts w:ascii="Times New Roman" w:hAnsi="Times New Roman" w:cs="Times New Roman"/>
            <w:i/>
            <w:sz w:val="20"/>
            <w:szCs w:val="20"/>
            <w:lang w:val="en-US"/>
          </w:rPr>
          <w:delText>"</w:delText>
        </w:r>
      </w:del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6FC61C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p_solidar_num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7B3FABD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54B038D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"debtor": {</w:t>
      </w:r>
    </w:p>
    <w:p w14:paraId="0780580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p_d_country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"112",</w:t>
      </w:r>
    </w:p>
    <w:p w14:paraId="61BD136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p_d_surname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Малачетыре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2D9E259E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p_d_first_name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Четверик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2715F80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p_d_father_name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Итестычтэры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10D86E39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p_d_date_reg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"11.04.1984",</w:t>
      </w:r>
    </w:p>
    <w:p w14:paraId="5A09401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p_d_idf_num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"3070786A070PB0",</w:t>
      </w:r>
    </w:p>
    <w:p w14:paraId="2FECCC2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d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reg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</w:rPr>
        <w:t>": {</w:t>
      </w:r>
    </w:p>
    <w:p w14:paraId="2A61FD6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full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</w:rPr>
        <w:t>": "230009, Гродненская, г. Гродно, пр-т Строителей, д. 44",</w:t>
      </w:r>
    </w:p>
    <w:p w14:paraId="0C42C8C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"country": "112",</w:t>
      </w:r>
    </w:p>
    <w:p w14:paraId="791C95BC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Гродненская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58A956A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Гродненский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736DA977" w14:textId="176CB9BF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ins w:id="708" w:author="Бумай Елена Юрьевна" w:date="2026-02-04T12:34:00Z">
        <w:r w:rsidR="000410DF" w:rsidRPr="00AB1435">
          <w:rPr>
            <w:rFonts w:ascii="Times New Roman" w:hAnsi="Times New Roman" w:cs="Times New Roman"/>
            <w:i/>
            <w:sz w:val="20"/>
            <w:szCs w:val="20"/>
            <w:lang w:val="en-US"/>
            <w:rPrChange w:id="709" w:author="Бумай Елена Юрьевна" w:date="2026-02-04T14:37:00Z">
              <w:rPr>
                <w:rFonts w:ascii="Times New Roman" w:hAnsi="Times New Roman" w:cs="Times New Roman"/>
                <w:i/>
                <w:sz w:val="20"/>
                <w:szCs w:val="20"/>
              </w:rPr>
            </w:rPrChange>
          </w:rPr>
          <w:t>1</w:t>
        </w:r>
      </w:ins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510B3CE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Гродно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372C61B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3CAE076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Строителей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7B5F6E7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 "44",</w:t>
      </w:r>
    </w:p>
    <w:p w14:paraId="171D6F8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5F4B31A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 "",</w:t>
      </w:r>
    </w:p>
    <w:p w14:paraId="62BDB22E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"230009"</w:t>
      </w:r>
    </w:p>
    <w:p w14:paraId="226983F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44F8CB9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p_d_adr_fact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{</w:t>
      </w:r>
    </w:p>
    <w:p w14:paraId="17A6209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full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</w:rPr>
        <w:t>": "230009, Гродненская, г. Гродно, пр-т Строителей, д. 44",</w:t>
      </w:r>
    </w:p>
    <w:p w14:paraId="5B3C189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"country": "112",</w:t>
      </w:r>
    </w:p>
    <w:p w14:paraId="2B874DD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Гродненская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00C2F34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Гродненский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51FC868C" w14:textId="2DCB2984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ins w:id="710" w:author="Бумай Елена Юрьевна" w:date="2026-02-04T12:34:00Z">
        <w:r w:rsidR="000410DF" w:rsidRPr="00AB1435">
          <w:rPr>
            <w:rFonts w:ascii="Times New Roman" w:hAnsi="Times New Roman" w:cs="Times New Roman"/>
            <w:i/>
            <w:sz w:val="20"/>
            <w:szCs w:val="20"/>
            <w:lang w:val="en-US"/>
            <w:rPrChange w:id="711" w:author="Бумай Елена Юрьевна" w:date="2026-02-04T14:37:00Z">
              <w:rPr>
                <w:rFonts w:ascii="Times New Roman" w:hAnsi="Times New Roman" w:cs="Times New Roman"/>
                <w:i/>
                <w:sz w:val="20"/>
                <w:szCs w:val="20"/>
              </w:rPr>
            </w:rPrChange>
          </w:rPr>
          <w:t>1</w:t>
        </w:r>
      </w:ins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5FC27DD4" w14:textId="1BE79B25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 "</w:t>
      </w:r>
      <w:proofErr w:type="spellStart"/>
      <w:del w:id="712" w:author="Бумай Елена Юрьевна" w:date="2026-02-04T12:34:00Z">
        <w:r w:rsidRPr="00E64F94" w:rsidDel="000410DF">
          <w:rPr>
            <w:rFonts w:ascii="Times New Roman" w:hAnsi="Times New Roman" w:cs="Times New Roman"/>
            <w:i/>
            <w:sz w:val="20"/>
            <w:szCs w:val="20"/>
            <w:lang w:val="en-US"/>
          </w:rPr>
          <w:delText>г.</w:delText>
        </w:r>
      </w:del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Гродно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4362129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46F3BBD" w14:textId="77777777" w:rsidR="00E64F94" w:rsidRPr="00FD4741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rPrChange w:id="713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14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</w:t>
      </w:r>
      <w:r w:rsidRPr="00FD4741">
        <w:rPr>
          <w:rFonts w:ascii="Times New Roman" w:hAnsi="Times New Roman" w:cs="Times New Roman"/>
          <w:i/>
          <w:sz w:val="20"/>
          <w:szCs w:val="20"/>
          <w:rPrChange w:id="715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": "</w:t>
      </w:r>
      <w:r w:rsidRPr="001970B3">
        <w:rPr>
          <w:rFonts w:ascii="Times New Roman" w:hAnsi="Times New Roman" w:cs="Times New Roman"/>
          <w:i/>
          <w:sz w:val="20"/>
          <w:szCs w:val="20"/>
        </w:rPr>
        <w:t>пр</w:t>
      </w:r>
      <w:r w:rsidRPr="00FD4741">
        <w:rPr>
          <w:rFonts w:ascii="Times New Roman" w:hAnsi="Times New Roman" w:cs="Times New Roman"/>
          <w:i/>
          <w:sz w:val="20"/>
          <w:szCs w:val="20"/>
          <w:rPrChange w:id="716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-</w:t>
      </w:r>
      <w:r w:rsidRPr="001970B3">
        <w:rPr>
          <w:rFonts w:ascii="Times New Roman" w:hAnsi="Times New Roman" w:cs="Times New Roman"/>
          <w:i/>
          <w:sz w:val="20"/>
          <w:szCs w:val="20"/>
        </w:rPr>
        <w:t>т</w:t>
      </w:r>
      <w:r w:rsidRPr="00FD4741">
        <w:rPr>
          <w:rFonts w:ascii="Times New Roman" w:hAnsi="Times New Roman" w:cs="Times New Roman"/>
          <w:i/>
          <w:sz w:val="20"/>
          <w:szCs w:val="20"/>
          <w:rPrChange w:id="717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 xml:space="preserve"> </w:t>
      </w:r>
      <w:r w:rsidRPr="001970B3">
        <w:rPr>
          <w:rFonts w:ascii="Times New Roman" w:hAnsi="Times New Roman" w:cs="Times New Roman"/>
          <w:i/>
          <w:sz w:val="20"/>
          <w:szCs w:val="20"/>
        </w:rPr>
        <w:t>Строителей</w:t>
      </w:r>
      <w:r w:rsidRPr="00FD4741">
        <w:rPr>
          <w:rFonts w:ascii="Times New Roman" w:hAnsi="Times New Roman" w:cs="Times New Roman"/>
          <w:i/>
          <w:sz w:val="20"/>
          <w:szCs w:val="20"/>
          <w:rPrChange w:id="718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",</w:t>
      </w:r>
    </w:p>
    <w:p w14:paraId="5A538D30" w14:textId="77777777" w:rsidR="00E64F94" w:rsidRPr="00FD4741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rPrChange w:id="719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FD4741">
        <w:rPr>
          <w:rFonts w:ascii="Times New Roman" w:hAnsi="Times New Roman" w:cs="Times New Roman"/>
          <w:i/>
          <w:sz w:val="20"/>
          <w:szCs w:val="20"/>
          <w:rPrChange w:id="720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1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2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3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4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house</w:t>
      </w:r>
      <w:r w:rsidRPr="00FD4741">
        <w:rPr>
          <w:rFonts w:ascii="Times New Roman" w:hAnsi="Times New Roman" w:cs="Times New Roman"/>
          <w:i/>
          <w:sz w:val="20"/>
          <w:szCs w:val="20"/>
          <w:rPrChange w:id="725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": "44",</w:t>
      </w:r>
    </w:p>
    <w:p w14:paraId="525C47D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FD4741">
        <w:rPr>
          <w:rFonts w:ascii="Times New Roman" w:hAnsi="Times New Roman" w:cs="Times New Roman"/>
          <w:i/>
          <w:sz w:val="20"/>
          <w:szCs w:val="20"/>
          <w:rPrChange w:id="726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7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8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29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30" w:author="Бумай Елена Юрьевна" w:date="2026-02-03T16:45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393E234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 "",</w:t>
      </w:r>
    </w:p>
    <w:p w14:paraId="1FDB6E6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"230009"</w:t>
      </w:r>
    </w:p>
    <w:p w14:paraId="402612B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0FA8FF6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p_d_unp_work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159DA3E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p_d_phones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4F166A9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2A041C8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"Phone": ""</w:t>
      </w:r>
    </w:p>
    <w:p w14:paraId="7AC7B35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5A392A2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],</w:t>
      </w:r>
    </w:p>
    <w:p w14:paraId="5E13616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p_d_emails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288C859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31ED84D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"email": ""</w:t>
      </w:r>
    </w:p>
    <w:p w14:paraId="000CF7A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0C86991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],</w:t>
      </w:r>
    </w:p>
    <w:p w14:paraId="22AAE64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p_d_firm_name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11506B9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p_d_opf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553CE3B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p_d_reg_num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1BF8A51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p_d_firm_adr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{</w:t>
      </w:r>
    </w:p>
    <w:p w14:paraId="2CE34E3C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73D219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 "",</w:t>
      </w:r>
    </w:p>
    <w:p w14:paraId="6F3DCCB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 "",</w:t>
      </w:r>
    </w:p>
    <w:p w14:paraId="30E3207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 "",</w:t>
      </w:r>
    </w:p>
    <w:p w14:paraId="1461072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95BB35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 "",</w:t>
      </w:r>
    </w:p>
    <w:p w14:paraId="7DFCD4F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783144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 "",</w:t>
      </w:r>
    </w:p>
    <w:p w14:paraId="2AAE7829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 "",</w:t>
      </w:r>
    </w:p>
    <w:p w14:paraId="02447A7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181BCCB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 "",</w:t>
      </w:r>
    </w:p>
    <w:p w14:paraId="7D89C1B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28D907D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290E508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p_r_req_init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"205",</w:t>
      </w:r>
    </w:p>
    <w:p w14:paraId="2533C58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p_arr_sum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4E2C886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1D79CD8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p_price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"211.24",</w:t>
      </w:r>
    </w:p>
    <w:p w14:paraId="64CDB1E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p_curr_code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"933",</w:t>
      </w:r>
    </w:p>
    <w:p w14:paraId="422E6479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p_rest_sum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"211.24"</w:t>
      </w:r>
    </w:p>
    <w:p w14:paraId="08D15E5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631CBDB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]</w:t>
      </w:r>
    </w:p>
    <w:p w14:paraId="60A60ED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5D93F1E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"claimant": {</w:t>
      </w:r>
    </w:p>
    <w:p w14:paraId="0FB4BDD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p_c_country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3E358B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p_c_surname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3CF312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p_c_first_name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1E9CB83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p_c_father_name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7D54387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p_c_date_reg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3085F8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p_c_idf_num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13451CB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p_c_adr_reg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{</w:t>
      </w:r>
    </w:p>
    <w:p w14:paraId="5D6ADF6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808A31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 "",</w:t>
      </w:r>
    </w:p>
    <w:p w14:paraId="2E64B5A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 "",</w:t>
      </w:r>
    </w:p>
    <w:p w14:paraId="689A299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 "",</w:t>
      </w:r>
    </w:p>
    <w:p w14:paraId="7D39DF0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302E7F6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 "",</w:t>
      </w:r>
    </w:p>
    <w:p w14:paraId="02D9E37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7BF71DC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 "",</w:t>
      </w:r>
    </w:p>
    <w:p w14:paraId="523EFA5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 "",</w:t>
      </w:r>
    </w:p>
    <w:p w14:paraId="5516EDA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BA7871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 "",</w:t>
      </w:r>
    </w:p>
    <w:p w14:paraId="14F6676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4BE8CEF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3D59256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p_c_adr_fact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{</w:t>
      </w:r>
    </w:p>
    <w:p w14:paraId="1FFC154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4C8A46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 "",</w:t>
      </w:r>
    </w:p>
    <w:p w14:paraId="4058B17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 "",</w:t>
      </w:r>
    </w:p>
    <w:p w14:paraId="259C906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 "",</w:t>
      </w:r>
    </w:p>
    <w:p w14:paraId="025C6A0E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E5D5C2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 "",</w:t>
      </w:r>
    </w:p>
    <w:p w14:paraId="4EA4049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0550812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 "",</w:t>
      </w:r>
    </w:p>
    <w:p w14:paraId="7C77716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 "",</w:t>
      </w:r>
    </w:p>
    <w:p w14:paraId="0D46A47C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A20ECB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 "",</w:t>
      </w:r>
    </w:p>
    <w:p w14:paraId="0C25B66C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1DD3F87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67EFE60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p_c_unp_work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7957F9CC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p_c_phones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3F16F8DA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6F5592D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"Phone": ""</w:t>
      </w:r>
    </w:p>
    <w:p w14:paraId="40EF458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364B3CF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],</w:t>
      </w:r>
    </w:p>
    <w:p w14:paraId="7F6E78F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p_c_emails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4C228BA5" w14:textId="77777777" w:rsidR="00E64F94" w:rsidRPr="00FD4741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31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2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>{</w:t>
      </w:r>
    </w:p>
    <w:p w14:paraId="6454078A" w14:textId="77777777" w:rsidR="00E64F94" w:rsidRPr="00FD4741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33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</w:pP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4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5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6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7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8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39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email</w:t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40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>": ""</w:t>
      </w:r>
    </w:p>
    <w:p w14:paraId="06B227B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41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42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43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44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lang w:val="en-US"/>
          <w:rPrChange w:id="745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>}</w:t>
      </w:r>
    </w:p>
    <w:p w14:paraId="7BAAE84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  <w:t>],</w:t>
      </w:r>
    </w:p>
    <w:p w14:paraId="669EDB1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firm</w:t>
      </w:r>
      <w:r w:rsidRPr="00E64F94">
        <w:rPr>
          <w:rFonts w:ascii="Times New Roman" w:hAnsi="Times New Roman" w:cs="Times New Roman"/>
          <w:i/>
          <w:sz w:val="20"/>
          <w:szCs w:val="20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name</w:t>
      </w:r>
      <w:r w:rsidRPr="00E64F94">
        <w:rPr>
          <w:rFonts w:ascii="Times New Roman" w:hAnsi="Times New Roman" w:cs="Times New Roman"/>
          <w:i/>
          <w:sz w:val="20"/>
          <w:szCs w:val="20"/>
        </w:rPr>
        <w:t>": "Унитарное предприятие по оказанию услуг \"А1\"",</w:t>
      </w:r>
    </w:p>
    <w:p w14:paraId="7747EAC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p_c_opf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"1300",</w:t>
      </w:r>
    </w:p>
    <w:p w14:paraId="1D06C3F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p_c_reg_num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"101528843",</w:t>
      </w:r>
    </w:p>
    <w:p w14:paraId="27979A8B" w14:textId="77777777" w:rsidR="00E64F94" w:rsidRPr="00AA5216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AA5216">
        <w:rPr>
          <w:rFonts w:ascii="Times New Roman" w:hAnsi="Times New Roman" w:cs="Times New Roman"/>
          <w:i/>
          <w:sz w:val="20"/>
          <w:szCs w:val="20"/>
        </w:rPr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AA5216">
        <w:rPr>
          <w:rFonts w:ascii="Times New Roman" w:hAnsi="Times New Roman" w:cs="Times New Roman"/>
          <w:i/>
          <w:sz w:val="20"/>
          <w:szCs w:val="20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</w:t>
      </w:r>
      <w:r w:rsidRPr="00AA5216">
        <w:rPr>
          <w:rFonts w:ascii="Times New Roman" w:hAnsi="Times New Roman" w:cs="Times New Roman"/>
          <w:i/>
          <w:sz w:val="20"/>
          <w:szCs w:val="20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firm</w:t>
      </w:r>
      <w:r w:rsidRPr="00AA5216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adr</w:t>
      </w:r>
      <w:proofErr w:type="spellEnd"/>
      <w:r w:rsidRPr="00AA5216">
        <w:rPr>
          <w:rFonts w:ascii="Times New Roman" w:hAnsi="Times New Roman" w:cs="Times New Roman"/>
          <w:i/>
          <w:sz w:val="20"/>
          <w:szCs w:val="20"/>
        </w:rPr>
        <w:t>": {</w:t>
      </w:r>
    </w:p>
    <w:p w14:paraId="7E107D7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AA5216">
        <w:rPr>
          <w:rFonts w:ascii="Times New Roman" w:hAnsi="Times New Roman" w:cs="Times New Roman"/>
          <w:i/>
          <w:sz w:val="20"/>
          <w:szCs w:val="20"/>
        </w:rPr>
        <w:tab/>
      </w:r>
      <w:r w:rsidRPr="00AA5216">
        <w:rPr>
          <w:rFonts w:ascii="Times New Roman" w:hAnsi="Times New Roman" w:cs="Times New Roman"/>
          <w:i/>
          <w:sz w:val="20"/>
          <w:szCs w:val="20"/>
        </w:rPr>
        <w:tab/>
      </w:r>
      <w:r w:rsidRPr="00AA5216">
        <w:rPr>
          <w:rFonts w:ascii="Times New Roman" w:hAnsi="Times New Roman" w:cs="Times New Roman"/>
          <w:i/>
          <w:sz w:val="20"/>
          <w:szCs w:val="20"/>
        </w:rPr>
        <w:tab/>
      </w:r>
      <w:r w:rsidRPr="00AA5216">
        <w:rPr>
          <w:rFonts w:ascii="Times New Roman" w:hAnsi="Times New Roman" w:cs="Times New Roman"/>
          <w:i/>
          <w:sz w:val="20"/>
          <w:szCs w:val="20"/>
        </w:rPr>
        <w:tab/>
      </w:r>
      <w:r w:rsidRPr="00AA5216">
        <w:rPr>
          <w:rFonts w:ascii="Times New Roman" w:hAnsi="Times New Roman" w:cs="Times New Roman"/>
          <w:i/>
          <w:sz w:val="20"/>
          <w:szCs w:val="20"/>
        </w:rPr>
        <w:tab/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full</w:t>
      </w:r>
      <w:r w:rsidRPr="00AA5216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adr</w:t>
      </w:r>
      <w:proofErr w:type="spellEnd"/>
      <w:r w:rsidRPr="00AA5216">
        <w:rPr>
          <w:rFonts w:ascii="Times New Roman" w:hAnsi="Times New Roman" w:cs="Times New Roman"/>
          <w:i/>
          <w:sz w:val="20"/>
          <w:szCs w:val="20"/>
        </w:rPr>
        <w:t xml:space="preserve">": "220030, Республика Беларусь, г. Минск, ул. 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Интернациональная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, 36-2",</w:t>
      </w:r>
    </w:p>
    <w:p w14:paraId="59AB310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 "112",</w:t>
      </w:r>
    </w:p>
    <w:p w14:paraId="1785975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 "",</w:t>
      </w:r>
    </w:p>
    <w:p w14:paraId="7B0ABEDC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 "",</w:t>
      </w:r>
    </w:p>
    <w:p w14:paraId="66490637" w14:textId="58DBEDBB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ins w:id="746" w:author="Бумай Елена Юрьевна" w:date="2026-02-04T12:35:00Z">
        <w:r w:rsidR="000410DF" w:rsidRPr="00AB1435">
          <w:rPr>
            <w:rFonts w:ascii="Times New Roman" w:hAnsi="Times New Roman" w:cs="Times New Roman"/>
            <w:i/>
            <w:sz w:val="20"/>
            <w:szCs w:val="20"/>
            <w:lang w:val="en-US"/>
            <w:rPrChange w:id="747" w:author="Бумай Елена Юрьевна" w:date="2026-02-04T14:37:00Z">
              <w:rPr>
                <w:rFonts w:ascii="Times New Roman" w:hAnsi="Times New Roman" w:cs="Times New Roman"/>
                <w:i/>
                <w:sz w:val="20"/>
                <w:szCs w:val="20"/>
              </w:rPr>
            </w:rPrChange>
          </w:rPr>
          <w:t>1</w:t>
        </w:r>
      </w:ins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1A805568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Минск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48594010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22FB720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 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Интернациональная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2351D2E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 "36-2",</w:t>
      </w:r>
    </w:p>
    <w:p w14:paraId="1513C9E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33352CF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 "",</w:t>
      </w:r>
    </w:p>
    <w:p w14:paraId="1A0A99E2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"220030"</w:t>
      </w:r>
    </w:p>
    <w:p w14:paraId="23BE35A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531C9371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p_b_unp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"101528843",</w:t>
      </w:r>
    </w:p>
    <w:p w14:paraId="0A513F1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p_b_bank_code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"PJCBBY2X",</w:t>
      </w:r>
    </w:p>
    <w:p w14:paraId="69EE953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p_b_acc_num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"BY05PJCB30120002411000000933",</w:t>
      </w:r>
    </w:p>
    <w:p w14:paraId="00E072B3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p_b_curr_code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"933",</w:t>
      </w:r>
    </w:p>
    <w:p w14:paraId="3D9CE437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p_b_acc_type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"4",</w:t>
      </w:r>
    </w:p>
    <w:p w14:paraId="46EBEBB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p_b_budjet_code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"",</w:t>
      </w:r>
    </w:p>
    <w:p w14:paraId="63BFD48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p_b_lic_acc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""</w:t>
      </w:r>
    </w:p>
    <w:p w14:paraId="514A2114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23E3DFC6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"documents": [</w:t>
      </w:r>
    </w:p>
    <w:p w14:paraId="780C6ACB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0F69F2F9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p_doc_code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"15",</w:t>
      </w:r>
    </w:p>
    <w:p w14:paraId="6E9AEC6F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p_doc_date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"09.12.2025",</w:t>
      </w:r>
    </w:p>
    <w:p w14:paraId="486D3E15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p_doc_num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"124-2025",</w:t>
      </w:r>
    </w:p>
    <w:p w14:paraId="21F38ADD" w14:textId="77777777" w:rsidR="00E64F94" w:rsidRPr="00E64F94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p_doc_org_code</w:t>
      </w:r>
      <w:proofErr w:type="spellEnd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": "6",</w:t>
      </w:r>
    </w:p>
    <w:p w14:paraId="172314F5" w14:textId="2367B6E5" w:rsidR="00E64F94" w:rsidRPr="00750776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rPrChange w:id="748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FD4741">
        <w:rPr>
          <w:rFonts w:ascii="Times New Roman" w:hAnsi="Times New Roman" w:cs="Times New Roman"/>
          <w:i/>
          <w:sz w:val="20"/>
          <w:szCs w:val="20"/>
          <w:rPrChange w:id="749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FD4741">
        <w:rPr>
          <w:rFonts w:ascii="Times New Roman" w:hAnsi="Times New Roman" w:cs="Times New Roman"/>
          <w:i/>
          <w:sz w:val="20"/>
          <w:szCs w:val="20"/>
          <w:rPrChange w:id="750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doc</w:t>
      </w:r>
      <w:r w:rsidRPr="00FD4741">
        <w:rPr>
          <w:rFonts w:ascii="Times New Roman" w:hAnsi="Times New Roman" w:cs="Times New Roman"/>
          <w:i/>
          <w:sz w:val="20"/>
          <w:szCs w:val="20"/>
          <w:rPrChange w:id="751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org</w:t>
      </w:r>
      <w:r w:rsidRPr="00FD4741">
        <w:rPr>
          <w:rFonts w:ascii="Times New Roman" w:hAnsi="Times New Roman" w:cs="Times New Roman"/>
          <w:i/>
          <w:sz w:val="20"/>
          <w:szCs w:val="20"/>
          <w:rPrChange w:id="752" w:author="Бумай Елена Юрьевна" w:date="2026-02-04T09:32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": "</w:t>
      </w:r>
      <w:ins w:id="753" w:author="Бумай Елена Юрьевна" w:date="2026-02-04T14:38:00Z">
        <w:r w:rsidR="00AB1435" w:rsidRPr="00AB1435">
          <w:rPr>
            <w:rFonts w:ascii="Times New Roman" w:hAnsi="Times New Roman" w:cs="Times New Roman"/>
            <w:i/>
            <w:sz w:val="20"/>
            <w:szCs w:val="20"/>
          </w:rPr>
          <w:t xml:space="preserve"> </w:t>
        </w:r>
        <w:r w:rsidR="00AB1435" w:rsidRPr="00B14034">
          <w:rPr>
            <w:rFonts w:ascii="Times New Roman" w:hAnsi="Times New Roman" w:cs="Times New Roman"/>
            <w:i/>
            <w:sz w:val="20"/>
            <w:szCs w:val="20"/>
          </w:rPr>
          <w:t>нотариус Минского городского нотариального округа</w:t>
        </w:r>
        <w:r w:rsidR="00AB1435">
          <w:rPr>
            <w:rFonts w:ascii="Times New Roman" w:hAnsi="Times New Roman" w:cs="Times New Roman"/>
            <w:i/>
            <w:sz w:val="20"/>
            <w:szCs w:val="20"/>
          </w:rPr>
          <w:t xml:space="preserve"> Иванов И.И.</w:t>
        </w:r>
      </w:ins>
      <w:del w:id="754" w:author="Бумай Елена Юрьевна" w:date="2026-02-04T14:38:00Z">
        <w:r w:rsidRPr="00FD4741" w:rsidDel="00AB1435">
          <w:rPr>
            <w:rFonts w:ascii="Times New Roman" w:hAnsi="Times New Roman" w:cs="Times New Roman"/>
            <w:i/>
            <w:sz w:val="20"/>
            <w:szCs w:val="20"/>
            <w:rPrChange w:id="755" w:author="Бумай Елена Юрьевна" w:date="2026-02-04T09:32:00Z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rPrChange>
          </w:rPr>
          <w:delText>Нотари</w:delText>
        </w:r>
      </w:del>
      <w:del w:id="756" w:author="Бумай Елена Юрьевна" w:date="2026-01-30T14:58:00Z">
        <w:r w:rsidRPr="00FD4741" w:rsidDel="00E50AAE">
          <w:rPr>
            <w:rFonts w:ascii="Times New Roman" w:hAnsi="Times New Roman" w:cs="Times New Roman"/>
            <w:i/>
            <w:sz w:val="20"/>
            <w:szCs w:val="20"/>
            <w:rPrChange w:id="757" w:author="Бумай Елена Юрьевна" w:date="2026-02-04T09:32:00Z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rPrChange>
          </w:rPr>
          <w:delText>ат</w:delText>
        </w:r>
      </w:del>
      <w:r w:rsidRPr="00750776">
        <w:rPr>
          <w:rFonts w:ascii="Times New Roman" w:hAnsi="Times New Roman" w:cs="Times New Roman"/>
          <w:i/>
          <w:sz w:val="20"/>
          <w:szCs w:val="20"/>
          <w:rPrChange w:id="758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",</w:t>
      </w:r>
    </w:p>
    <w:p w14:paraId="37E7B839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50776">
        <w:rPr>
          <w:rFonts w:ascii="Times New Roman" w:hAnsi="Times New Roman" w:cs="Times New Roman"/>
          <w:i/>
          <w:sz w:val="20"/>
          <w:szCs w:val="20"/>
          <w:rPrChange w:id="759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750776">
        <w:rPr>
          <w:rFonts w:ascii="Times New Roman" w:hAnsi="Times New Roman" w:cs="Times New Roman"/>
          <w:i/>
          <w:sz w:val="20"/>
          <w:szCs w:val="20"/>
          <w:rPrChange w:id="760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750776">
        <w:rPr>
          <w:rFonts w:ascii="Times New Roman" w:hAnsi="Times New Roman" w:cs="Times New Roman"/>
          <w:i/>
          <w:sz w:val="20"/>
          <w:szCs w:val="20"/>
          <w:rPrChange w:id="761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750776">
        <w:rPr>
          <w:rFonts w:ascii="Times New Roman" w:hAnsi="Times New Roman" w:cs="Times New Roman"/>
          <w:i/>
          <w:sz w:val="20"/>
          <w:szCs w:val="20"/>
          <w:rPrChange w:id="762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750776">
        <w:rPr>
          <w:rFonts w:ascii="Times New Roman" w:hAnsi="Times New Roman" w:cs="Times New Roman"/>
          <w:i/>
          <w:sz w:val="20"/>
          <w:szCs w:val="20"/>
          <w:rPrChange w:id="763" w:author="Бумай Елена Юрьевна" w:date="2026-02-09T10:27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doc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date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in</w:t>
      </w:r>
      <w:proofErr w:type="spellEnd"/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": "09.12.2025",</w:t>
      </w:r>
    </w:p>
    <w:p w14:paraId="4F93258B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files</w:t>
      </w:r>
      <w:proofErr w:type="spellEnd"/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": [</w:t>
      </w:r>
    </w:p>
    <w:p w14:paraId="5B14203C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64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65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66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67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68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69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0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{</w:t>
      </w:r>
    </w:p>
    <w:p w14:paraId="2E25765D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1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2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3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4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5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6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7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file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body</w:t>
      </w:r>
      <w:proofErr w:type="spellEnd"/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JVBERi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xLjUNCiW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1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tbW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1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DQoxIDAgb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2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JqDQo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8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PC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9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UeXBlL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NhdGFsb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2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cvUGFnZXMgMiAwIFIvTGFuZyhydS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1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SVSkgL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1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cnVjdFRyZWVSb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290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IDM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IDAgUi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9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NYXJrSW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5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mbzw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8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L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01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hcmtlZCB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cnVlPj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4+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PMUY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NzQ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QkE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OTdFMTk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4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M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Y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5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QzNDOD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48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ODg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1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FDODI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4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RjFGNzc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N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JBNzk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RTE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5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ODNGOUMzQzg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+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XSAvUHJldiAyNjQ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2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OTEvWFJlZlN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bSAyNjQyMzM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+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Pg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Kc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RhcnR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4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cmVmDQoyNjY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2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ODkNCiUlRU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9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G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E3A9C15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file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_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ecp</w:t>
      </w:r>
      <w:proofErr w:type="spellEnd"/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MIIH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2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CbFa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Z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3</w:t>
      </w:r>
      <w:r w:rsidRPr="00E64F94">
        <w:rPr>
          <w:rFonts w:ascii="Times New Roman" w:hAnsi="Times New Roman" w:cs="Times New Roman"/>
          <w:i/>
          <w:sz w:val="20"/>
          <w:szCs w:val="20"/>
          <w:lang w:val="en-US"/>
        </w:rPr>
        <w:t>TU</w:t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</w:rPr>
        <w:t>8="</w:t>
      </w:r>
    </w:p>
    <w:p w14:paraId="5982CAB6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78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79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0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1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2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3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4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}</w:t>
      </w:r>
    </w:p>
    <w:p w14:paraId="09A79657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85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6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7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8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89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0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]</w:t>
      </w:r>
    </w:p>
    <w:p w14:paraId="7D3F427F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91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2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3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4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5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}</w:t>
      </w:r>
    </w:p>
    <w:p w14:paraId="7EE6F97E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796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7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8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799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]</w:t>
      </w:r>
    </w:p>
    <w:p w14:paraId="7DFE649C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800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801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</w: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802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}</w:t>
      </w:r>
    </w:p>
    <w:p w14:paraId="2366AF08" w14:textId="77777777" w:rsidR="00E64F94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803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804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ab/>
        <w:t>]</w:t>
      </w:r>
    </w:p>
    <w:p w14:paraId="693F041C" w14:textId="35559136" w:rsidR="004D5E59" w:rsidRPr="00C757BB" w:rsidRDefault="00E64F94" w:rsidP="00E64F9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  <w:rPrChange w:id="805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</w:pPr>
      <w:r w:rsidRPr="00C757BB">
        <w:rPr>
          <w:rFonts w:ascii="Times New Roman" w:hAnsi="Times New Roman" w:cs="Times New Roman"/>
          <w:i/>
          <w:sz w:val="20"/>
          <w:szCs w:val="20"/>
          <w:lang w:val="en-US"/>
          <w:rPrChange w:id="806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}</w:t>
      </w:r>
      <w:r w:rsidR="004D5E59" w:rsidRPr="00C757BB">
        <w:rPr>
          <w:rFonts w:ascii="Times New Roman" w:hAnsi="Times New Roman" w:cs="Times New Roman"/>
          <w:i/>
          <w:sz w:val="20"/>
          <w:szCs w:val="20"/>
          <w:lang w:val="en-US"/>
          <w:rPrChange w:id="807" w:author="Бумай Елена Юрьевна [2]" w:date="2026-08-05T11:29:00Z"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rPrChange>
        </w:rPr>
        <w:t>'</w:t>
      </w:r>
    </w:p>
    <w:p w14:paraId="318D96B7" w14:textId="77777777" w:rsidR="00BF22C3" w:rsidRPr="00C757BB" w:rsidRDefault="00BF22C3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lang w:val="en-US"/>
          <w:rPrChange w:id="808" w:author="Бумай Елена Юрьевна [2]" w:date="2026-08-05T11:29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</w:pPr>
    </w:p>
    <w:p w14:paraId="1FDBBD94" w14:textId="77777777" w:rsidR="004D5E59" w:rsidRPr="00C757BB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HTTP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B14034">
        <w:rPr>
          <w:rFonts w:ascii="Times New Roman" w:hAnsi="Times New Roman" w:cs="Times New Roman"/>
          <w:b/>
          <w:sz w:val="28"/>
          <w:szCs w:val="28"/>
        </w:rPr>
        <w:t>кодов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состояния</w:t>
      </w:r>
      <w:r w:rsidRPr="00C757B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BF22C3" w:rsidRPr="00B14034" w14:paraId="2599EEF4" w14:textId="77777777" w:rsidTr="00507311">
        <w:tc>
          <w:tcPr>
            <w:tcW w:w="704" w:type="dxa"/>
          </w:tcPr>
          <w:p w14:paraId="4C049B1A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09" w:name="OLE_LINK1"/>
            <w:bookmarkStart w:id="810" w:name="OLE_LINK2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67BF0118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22C3" w:rsidRPr="00B14034" w14:paraId="691A465A" w14:textId="77777777" w:rsidTr="00507311">
        <w:tc>
          <w:tcPr>
            <w:tcW w:w="704" w:type="dxa"/>
          </w:tcPr>
          <w:p w14:paraId="1D70DC70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0DC56758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BF22C3" w:rsidRPr="00B14034" w14:paraId="0CBDFDEE" w14:textId="77777777" w:rsidTr="00507311">
        <w:tc>
          <w:tcPr>
            <w:tcW w:w="704" w:type="dxa"/>
          </w:tcPr>
          <w:p w14:paraId="3009CB0E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02BFA232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BF22C3" w:rsidRPr="00B14034" w14:paraId="7F0C5D0E" w14:textId="77777777" w:rsidTr="00507311">
        <w:tc>
          <w:tcPr>
            <w:tcW w:w="704" w:type="dxa"/>
          </w:tcPr>
          <w:p w14:paraId="6FC35BEB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34AA29A5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BF22C3" w:rsidRPr="00B14034" w14:paraId="3853EC7C" w14:textId="77777777" w:rsidTr="00507311">
        <w:tc>
          <w:tcPr>
            <w:tcW w:w="704" w:type="dxa"/>
          </w:tcPr>
          <w:p w14:paraId="185AD22E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6F3DFE5B" w14:textId="77777777" w:rsidR="00BF22C3" w:rsidRPr="00B14034" w:rsidRDefault="00BF22C3" w:rsidP="0050731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  <w:bookmarkEnd w:id="809"/>
      <w:bookmarkEnd w:id="810"/>
    </w:tbl>
    <w:p w14:paraId="06A41B9B" w14:textId="77777777" w:rsidR="00BF22C3" w:rsidRPr="00B14034" w:rsidRDefault="00BF22C3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60C3B284" w14:textId="77777777" w:rsidR="004D5E59" w:rsidRPr="00B14034" w:rsidRDefault="004D5E59" w:rsidP="00BF22C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85"/>
        <w:gridCol w:w="3407"/>
        <w:gridCol w:w="1950"/>
        <w:gridCol w:w="2103"/>
      </w:tblGrid>
      <w:tr w:rsidR="009A4ED3" w:rsidRPr="00B14034" w14:paraId="4C1988E7" w14:textId="77777777" w:rsidTr="00DA17D5">
        <w:tc>
          <w:tcPr>
            <w:tcW w:w="1885" w:type="dxa"/>
          </w:tcPr>
          <w:p w14:paraId="4EA46E69" w14:textId="77777777" w:rsidR="009A4ED3" w:rsidRPr="00B14034" w:rsidRDefault="009A4ED3" w:rsidP="009A4ED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</w:p>
        </w:tc>
        <w:tc>
          <w:tcPr>
            <w:tcW w:w="3407" w:type="dxa"/>
          </w:tcPr>
          <w:p w14:paraId="152C80AC" w14:textId="77777777" w:rsidR="009A4ED3" w:rsidRPr="00B14034" w:rsidRDefault="009A4ED3" w:rsidP="009A4ED3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50" w:type="dxa"/>
          </w:tcPr>
          <w:p w14:paraId="675107BF" w14:textId="77777777" w:rsidR="009A4ED3" w:rsidRPr="00B14034" w:rsidRDefault="009A4ED3" w:rsidP="009A4ED3">
            <w:pPr>
              <w:spacing w:line="240" w:lineRule="atLeast"/>
              <w:ind w:hanging="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2AA30C3F" w14:textId="77777777" w:rsidR="009A4ED3" w:rsidRPr="00B14034" w:rsidRDefault="009A4ED3" w:rsidP="0050731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A17D5" w:rsidRPr="00B14034" w14:paraId="24FBE270" w14:textId="77777777" w:rsidTr="00DA17D5">
        <w:tc>
          <w:tcPr>
            <w:tcW w:w="1885" w:type="dxa"/>
          </w:tcPr>
          <w:p w14:paraId="0AA5F2B8" w14:textId="77777777" w:rsidR="00DA17D5" w:rsidRPr="00B14034" w:rsidRDefault="00DA17D5" w:rsidP="00DA17D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407" w:type="dxa"/>
          </w:tcPr>
          <w:p w14:paraId="1B5D266E" w14:textId="77777777" w:rsidR="00DA17D5" w:rsidRPr="00B14034" w:rsidRDefault="00DA17D5" w:rsidP="00DA17D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Логин клиента, выданный клиенту при выполнении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процедуры регистрации у поставщика информации.</w:t>
            </w:r>
          </w:p>
        </w:tc>
        <w:tc>
          <w:tcPr>
            <w:tcW w:w="1950" w:type="dxa"/>
          </w:tcPr>
          <w:p w14:paraId="5F981C88" w14:textId="77777777" w:rsidR="00DA17D5" w:rsidRDefault="00DA17D5" w:rsidP="00DA17D5">
            <w:r w:rsidRPr="004F59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string</w:t>
            </w:r>
          </w:p>
        </w:tc>
        <w:tc>
          <w:tcPr>
            <w:tcW w:w="2103" w:type="dxa"/>
          </w:tcPr>
          <w:p w14:paraId="698B6DB0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A17D5" w:rsidRPr="00B14034" w14:paraId="4B968E55" w14:textId="77777777" w:rsidTr="00DA17D5">
        <w:tc>
          <w:tcPr>
            <w:tcW w:w="1885" w:type="dxa"/>
          </w:tcPr>
          <w:p w14:paraId="6E2AB2EF" w14:textId="77777777" w:rsidR="00DA17D5" w:rsidRPr="00B14034" w:rsidRDefault="00DA17D5" w:rsidP="00DA17D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7" w:type="dxa"/>
          </w:tcPr>
          <w:p w14:paraId="771F6944" w14:textId="77777777" w:rsidR="00DA17D5" w:rsidRPr="00B14034" w:rsidRDefault="00DA17D5" w:rsidP="00DA17D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950" w:type="dxa"/>
          </w:tcPr>
          <w:p w14:paraId="0B164C05" w14:textId="77777777" w:rsidR="00DA17D5" w:rsidRDefault="00DA17D5" w:rsidP="00DA17D5">
            <w:r w:rsidRPr="004F59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716F0819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A17D5" w:rsidRPr="00B14034" w14:paraId="1789167C" w14:textId="77777777" w:rsidTr="00DA17D5">
        <w:tc>
          <w:tcPr>
            <w:tcW w:w="1885" w:type="dxa"/>
          </w:tcPr>
          <w:p w14:paraId="69DF3868" w14:textId="77777777" w:rsidR="00DA17D5" w:rsidRPr="00B14034" w:rsidRDefault="00DA17D5" w:rsidP="00DA17D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7" w:type="dxa"/>
          </w:tcPr>
          <w:p w14:paraId="3383CC58" w14:textId="77777777" w:rsidR="00DA17D5" w:rsidRPr="00B14034" w:rsidRDefault="00DA17D5" w:rsidP="00DA17D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Метка времени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950" w:type="dxa"/>
          </w:tcPr>
          <w:p w14:paraId="62430849" w14:textId="77777777" w:rsidR="00DA17D5" w:rsidRDefault="00DA17D5" w:rsidP="00DA17D5">
            <w:r w:rsidRPr="004F59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40A1BAD3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13040C2" w14:textId="77777777" w:rsidR="00BF22C3" w:rsidRPr="00B14034" w:rsidRDefault="00BF22C3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</w:rPr>
      </w:pPr>
    </w:p>
    <w:p w14:paraId="3330FE5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7999008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7DB5381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"package</w:t>
      </w:r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2C3640F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{</w:t>
      </w:r>
    </w:p>
    <w:p w14:paraId="3866555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identif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48E5954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2A9C52A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"p_cl_num":"12548634",</w:t>
      </w:r>
    </w:p>
    <w:p w14:paraId="4A1BC1A9" w14:textId="5A645E61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"p_opi"</w:t>
      </w:r>
      <w:ins w:id="811" w:author="Бумай Елена Юрьевна [2]" w:date="2026-08-05T11:30:00Z">
        <w:r w:rsidR="00C757BB">
          <w:rPr>
            <w:rFonts w:ascii="Times New Roman" w:hAnsi="Times New Roman" w:cs="Times New Roman"/>
            <w:i/>
            <w:sz w:val="20"/>
            <w:szCs w:val="20"/>
            <w:lang w:val="en-US"/>
          </w:rPr>
          <w:t>601</w:t>
        </w:r>
      </w:ins>
      <w:del w:id="812" w:author="Бумай Елена Юрьевна [2]" w:date="2026-08-05T11:30:00Z">
        <w:r w:rsidRPr="00B14034" w:rsidDel="00C757BB">
          <w:rPr>
            <w:rFonts w:ascii="Times New Roman" w:hAnsi="Times New Roman" w:cs="Times New Roman"/>
            <w:i/>
            <w:sz w:val="20"/>
            <w:szCs w:val="20"/>
            <w:lang w:val="en-US"/>
          </w:rPr>
          <w:delText>:"</w:delText>
        </w:r>
      </w:del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25E146F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p_solidar_num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</w:t>
      </w:r>
    </w:p>
    <w:p w14:paraId="4E6B372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022FEEC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"debtor":</w:t>
      </w:r>
    </w:p>
    <w:p w14:paraId="03E8C5D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13FB097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"p_d_country":"112",</w:t>
      </w:r>
    </w:p>
    <w:p w14:paraId="20A655A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p_d_surname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 ПРИСТУПЧИК",</w:t>
      </w:r>
    </w:p>
    <w:p w14:paraId="28311DA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p_d_first_name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 ВАЛЕНТИН",</w:t>
      </w:r>
    </w:p>
    <w:p w14:paraId="7F4A9AE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p_d_father_name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 ВЛАДИМИРОВИЧ ",</w:t>
      </w:r>
    </w:p>
    <w:p w14:paraId="6C25068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"p_d_date_reg":"29.11.1983",</w:t>
      </w:r>
    </w:p>
    <w:p w14:paraId="6377C48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"p_d_idf_num":"3291183C080PB9",</w:t>
      </w:r>
    </w:p>
    <w:p w14:paraId="04BC43E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p_d_adr_reg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4585668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29BB4E0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11ADBF4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"country":"112",</w:t>
      </w:r>
    </w:p>
    <w:p w14:paraId="51900B5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region":"МИНСКАЯ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1E0FEEC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area":"МИНСКИЙ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4494BB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"np_type":"1",</w:t>
      </w:r>
    </w:p>
    <w:p w14:paraId="6AEBC25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np":"МИНСК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718B694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"street_type":"1",</w:t>
      </w:r>
    </w:p>
    <w:p w14:paraId="0C52DBB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street":"ГЛУБОКСКАЯ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1C4500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"house":"5",</w:t>
      </w:r>
    </w:p>
    <w:p w14:paraId="433FE8A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05CC1D2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"flat":"55",</w:t>
      </w:r>
    </w:p>
    <w:p w14:paraId="0287A25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"post_index":"220053"</w:t>
      </w:r>
    </w:p>
    <w:p w14:paraId="286B7B0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3E5CC2A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p_d_adr_fact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07A5114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6293E37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5E8A724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"country":"",</w:t>
      </w:r>
    </w:p>
    <w:p w14:paraId="004EAEB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"region":"",</w:t>
      </w:r>
    </w:p>
    <w:p w14:paraId="659065C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"area":"",</w:t>
      </w:r>
    </w:p>
    <w:p w14:paraId="6F9EA82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34A6460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"np":"",</w:t>
      </w:r>
    </w:p>
    <w:p w14:paraId="69DA1EB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6FD8281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"street":"",</w:t>
      </w:r>
    </w:p>
    <w:p w14:paraId="5286F89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"house":"",</w:t>
      </w:r>
    </w:p>
    <w:p w14:paraId="1EFC551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5157F8D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"flat":"",</w:t>
      </w:r>
    </w:p>
    <w:p w14:paraId="36F31D0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</w:t>
      </w:r>
    </w:p>
    <w:p w14:paraId="27ACD70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2CC2FB3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"p_d_unp_work":"300039653",</w:t>
      </w:r>
    </w:p>
    <w:p w14:paraId="4F2B6F1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p_d_phones</w:t>
      </w:r>
      <w:proofErr w:type="spellEnd"/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50520C4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76AE568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"phone":"3321088"</w:t>
      </w:r>
    </w:p>
    <w:p w14:paraId="193AB5F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7C628EE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],</w:t>
      </w:r>
    </w:p>
    <w:p w14:paraId="6C102DA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p_d_emails</w:t>
      </w:r>
      <w:proofErr w:type="spellEnd"/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43B3FFF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6B6F654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email":"a-djf-ask@yandex.ru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</w:p>
    <w:p w14:paraId="2B8DE1C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7D1BB97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],</w:t>
      </w:r>
    </w:p>
    <w:p w14:paraId="2BA6846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p_d_firm_name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2E319D8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p_d_opf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4074725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p_d_reg_num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4E5480C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p_d_firm_adr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1ADE0D9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53BC40E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7811EE9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"country":"",</w:t>
      </w:r>
    </w:p>
    <w:p w14:paraId="62FA5A6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"region":"",</w:t>
      </w:r>
    </w:p>
    <w:p w14:paraId="396A71D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"area":"",</w:t>
      </w:r>
    </w:p>
    <w:p w14:paraId="439E11D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221EF23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"np":"",</w:t>
      </w:r>
    </w:p>
    <w:p w14:paraId="183F200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48BC12D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"street":"",</w:t>
      </w:r>
    </w:p>
    <w:p w14:paraId="722BB6B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"house":"",</w:t>
      </w:r>
    </w:p>
    <w:p w14:paraId="120C966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07F352E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"flat":"",</w:t>
      </w:r>
    </w:p>
    <w:p w14:paraId="1CC10F9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</w:t>
      </w:r>
    </w:p>
    <w:p w14:paraId="357FBDE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00A4A9D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"p_r_req_init":"204",</w:t>
      </w:r>
    </w:p>
    <w:p w14:paraId="4814B16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p_arr_sum</w:t>
      </w:r>
      <w:proofErr w:type="spellEnd"/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5CE60EB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00CF491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"p_price":252.2,</w:t>
      </w:r>
    </w:p>
    <w:p w14:paraId="2B32C8B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"p_curr_code":933,</w:t>
      </w:r>
    </w:p>
    <w:p w14:paraId="564A455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"p_rest_sum":666.6</w:t>
      </w:r>
    </w:p>
    <w:p w14:paraId="7A53A09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7544B1F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676D684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"p_price":1005,</w:t>
      </w:r>
    </w:p>
    <w:p w14:paraId="6B45D07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"p_curr_code":643,</w:t>
      </w:r>
    </w:p>
    <w:p w14:paraId="705A73C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"p_rest_sum":666.6</w:t>
      </w:r>
    </w:p>
    <w:p w14:paraId="5918E63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2B44EA7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]</w:t>
      </w:r>
    </w:p>
    <w:p w14:paraId="0DE3448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62C7AC9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"claimant":</w:t>
      </w:r>
    </w:p>
    <w:p w14:paraId="2135827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1CD9CB2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p_c_country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6A5316B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p_c_surname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109B673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p_c_first_name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34D4533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p_c_father_name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50887C4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p_c_date_reg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1F159FB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p_c_idf_num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1B9C1D9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p_c_adr_reg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4F28375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54DF1C3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0E4ADC4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"country":"",</w:t>
      </w:r>
    </w:p>
    <w:p w14:paraId="68F239C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"region":"",</w:t>
      </w:r>
    </w:p>
    <w:p w14:paraId="2F9F964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"area":"",</w:t>
      </w:r>
    </w:p>
    <w:p w14:paraId="18542B5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700F2F0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"np":"",</w:t>
      </w:r>
    </w:p>
    <w:p w14:paraId="118CD10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623BC22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"street":"",</w:t>
      </w:r>
    </w:p>
    <w:p w14:paraId="2994060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"house":"",</w:t>
      </w:r>
    </w:p>
    <w:p w14:paraId="2EB7BBF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59B2DDE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"flat":"",</w:t>
      </w:r>
    </w:p>
    <w:p w14:paraId="3DF6D0D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</w:t>
      </w:r>
    </w:p>
    <w:p w14:paraId="40B6824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34AFA94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p_c_adr_fact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51FE662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27A0EF8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6413062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"country":"",</w:t>
      </w:r>
    </w:p>
    <w:p w14:paraId="48E10C9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"region":"",</w:t>
      </w:r>
    </w:p>
    <w:p w14:paraId="7CADF78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"area":"",</w:t>
      </w:r>
    </w:p>
    <w:p w14:paraId="38FE69C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np_type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132D193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"np":"",</w:t>
      </w:r>
    </w:p>
    <w:p w14:paraId="442D1A9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street_type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1162C56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"street":"",</w:t>
      </w:r>
    </w:p>
    <w:p w14:paraId="153B445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"house":"",</w:t>
      </w:r>
    </w:p>
    <w:p w14:paraId="1DB90A6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5ED1F57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"flat":"",</w:t>
      </w:r>
    </w:p>
    <w:p w14:paraId="37C3292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post_index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</w:t>
      </w:r>
    </w:p>
    <w:p w14:paraId="550EA33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2D98845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p_c_unp_work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4F19039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p_c_phones</w:t>
      </w:r>
      <w:proofErr w:type="spellEnd"/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0DACCFB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39A8867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"phone":"3321088"</w:t>
      </w:r>
    </w:p>
    <w:p w14:paraId="113BD39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</w:t>
      </w:r>
    </w:p>
    <w:p w14:paraId="3F31C09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],</w:t>
      </w:r>
    </w:p>
    <w:p w14:paraId="72B7490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p_c_emails</w:t>
      </w:r>
      <w:proofErr w:type="spellEnd"/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7C79BDB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6570724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email":"claim_cred@yandex.ru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</w:p>
    <w:p w14:paraId="25DD8C7A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>}</w:t>
      </w:r>
    </w:p>
    <w:p w14:paraId="3F62E702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  <w:t>],</w:t>
      </w:r>
    </w:p>
    <w:p w14:paraId="5045048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firm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name</w:t>
      </w:r>
      <w:r w:rsidRPr="008A4046">
        <w:rPr>
          <w:rFonts w:ascii="Times New Roman" w:hAnsi="Times New Roman" w:cs="Times New Roman"/>
          <w:i/>
          <w:sz w:val="20"/>
          <w:szCs w:val="20"/>
        </w:rPr>
        <w:t>":"ОТКРЫТОЕ АКЦИОНЕРНОЕ ОБЩЕСТВО 'ЗАДНЕПРОВЬЕ'",</w:t>
      </w:r>
    </w:p>
    <w:p w14:paraId="02CB8FD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"p_c_opf":"1131",</w:t>
      </w:r>
    </w:p>
    <w:p w14:paraId="565A6BB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"p_c_reg_num":"111555575",</w:t>
      </w:r>
    </w:p>
    <w:p w14:paraId="65E4582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p_c_firm_adr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0416B1E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75B2B2D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full_adr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6382F0F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"country":"112",</w:t>
      </w:r>
    </w:p>
    <w:p w14:paraId="3163031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region":"МОГИЛЕВСКАЯ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3E79FDD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area":"МОГИЛЕВСКИЙ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690B15D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"np_type":"1",</w:t>
      </w:r>
    </w:p>
    <w:p w14:paraId="6950B31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np":"МОГИЛЕВ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",</w:t>
      </w:r>
    </w:p>
    <w:p w14:paraId="57F2593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"street_type":"3",</w:t>
      </w:r>
    </w:p>
    <w:p w14:paraId="07562645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street</w:t>
      </w:r>
      <w:r w:rsidRPr="008A4046">
        <w:rPr>
          <w:rFonts w:ascii="Times New Roman" w:hAnsi="Times New Roman" w:cs="Times New Roman"/>
          <w:i/>
          <w:sz w:val="20"/>
          <w:szCs w:val="20"/>
        </w:rPr>
        <w:t>":"СЛАВГОРОДСКИЙ",</w:t>
      </w:r>
    </w:p>
    <w:p w14:paraId="0F06E5E2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house</w:t>
      </w:r>
      <w:r w:rsidRPr="008A4046">
        <w:rPr>
          <w:rFonts w:ascii="Times New Roman" w:hAnsi="Times New Roman" w:cs="Times New Roman"/>
          <w:i/>
          <w:sz w:val="20"/>
          <w:szCs w:val="20"/>
        </w:rPr>
        <w:t>":"2А",</w:t>
      </w:r>
    </w:p>
    <w:p w14:paraId="16ADC72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corp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</w:rPr>
        <w:t>":"",</w:t>
      </w:r>
    </w:p>
    <w:p w14:paraId="23BDD18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"flat":"",</w:t>
      </w:r>
    </w:p>
    <w:p w14:paraId="441CD26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"post_index":"212013"</w:t>
      </w:r>
    </w:p>
    <w:p w14:paraId="20C0C4D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1E4D070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"p_b_unp":"690775891",</w:t>
      </w:r>
    </w:p>
    <w:p w14:paraId="0C13B95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"p_b_bank_code":"AKBBBY2X",</w:t>
      </w:r>
    </w:p>
    <w:p w14:paraId="6BB9121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"p_b_acc_num":"BY56AKBB30121197400152000000",</w:t>
      </w:r>
    </w:p>
    <w:p w14:paraId="35F903D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"p_b_curr_code":"933",</w:t>
      </w:r>
    </w:p>
    <w:p w14:paraId="2D15C53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"p_b_acc_type":"39",</w:t>
      </w:r>
    </w:p>
    <w:p w14:paraId="373CCFD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p_b_budjet_code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":"",</w:t>
      </w:r>
    </w:p>
    <w:p w14:paraId="32FD34C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p_b_lic_acc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":""</w:t>
      </w:r>
    </w:p>
    <w:p w14:paraId="36DF9F4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},</w:t>
      </w:r>
    </w:p>
    <w:p w14:paraId="3BEF05F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"documents</w:t>
      </w:r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5BC5C3E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{</w:t>
      </w:r>
    </w:p>
    <w:p w14:paraId="4CF86A1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"p_doc_code":"15",</w:t>
      </w:r>
    </w:p>
    <w:p w14:paraId="710A44D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"p_doc_date":"10.09.2020",</w:t>
      </w:r>
    </w:p>
    <w:p w14:paraId="320032E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"p_doc_num":"12543655-4",</w:t>
      </w:r>
    </w:p>
    <w:p w14:paraId="4CAD2A9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>"p_doc_org_code":"1",</w:t>
      </w:r>
    </w:p>
    <w:p w14:paraId="2A48EEC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doc</w:t>
      </w:r>
      <w:r w:rsidRPr="008A4046">
        <w:rPr>
          <w:rFonts w:ascii="Times New Roman" w:hAnsi="Times New Roman" w:cs="Times New Roman"/>
          <w:i/>
          <w:sz w:val="20"/>
          <w:szCs w:val="20"/>
        </w:rPr>
        <w:t>_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org</w:t>
      </w:r>
      <w:r w:rsidRPr="008A4046">
        <w:rPr>
          <w:rFonts w:ascii="Times New Roman" w:hAnsi="Times New Roman" w:cs="Times New Roman"/>
          <w:i/>
          <w:sz w:val="20"/>
          <w:szCs w:val="20"/>
        </w:rPr>
        <w:t>":"СУД ЗАВОДСКОГО РАЙОНА Г.МИНСКА",</w:t>
      </w:r>
    </w:p>
    <w:p w14:paraId="4AFD1A0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8A4046">
        <w:rPr>
          <w:rFonts w:ascii="Times New Roman" w:hAnsi="Times New Roman" w:cs="Times New Roman"/>
          <w:i/>
          <w:sz w:val="20"/>
          <w:szCs w:val="20"/>
        </w:rPr>
        <w:tab/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"p_doc_date_in":"10.09.2020",</w:t>
      </w:r>
    </w:p>
    <w:p w14:paraId="6ADCD1F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p_files</w:t>
      </w:r>
      <w:proofErr w:type="spellEnd"/>
      <w:proofErr w:type="gram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":[</w:t>
      </w:r>
      <w:proofErr w:type="gramEnd"/>
    </w:p>
    <w:p w14:paraId="3470C76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            {</w:t>
      </w:r>
    </w:p>
    <w:p w14:paraId="659DA07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                "file_body":"UEsDBBQAAgAIAHl+i1HfpNJsVAEAACAFAA...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cPAAAAAA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=",</w:t>
      </w:r>
    </w:p>
    <w:p w14:paraId="6B20DE7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 xml:space="preserve">                       "file_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ecp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MIIIjQYJKoZIhvcNAQc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...OhXBXNCttdX8"</w:t>
      </w:r>
    </w:p>
    <w:p w14:paraId="6703B67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            }</w:t>
      </w:r>
    </w:p>
    <w:p w14:paraId="147C3D2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       ]</w:t>
      </w:r>
    </w:p>
    <w:p w14:paraId="7D433BB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 xml:space="preserve">         }</w:t>
      </w:r>
    </w:p>
    <w:p w14:paraId="1757A67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ab/>
        <w:t xml:space="preserve">    ]</w:t>
      </w:r>
    </w:p>
    <w:p w14:paraId="1898FC5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}</w:t>
      </w:r>
    </w:p>
    <w:p w14:paraId="4016684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]</w:t>
      </w:r>
    </w:p>
    <w:p w14:paraId="36AB6C9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6971E646" w14:textId="77777777" w:rsidR="00AC3D14" w:rsidRPr="00B14034" w:rsidRDefault="00AC3D14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519BEA37" w14:textId="77777777" w:rsidR="00AC3D14" w:rsidRPr="00B14034" w:rsidRDefault="00AC3D14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tbl>
      <w:tblPr>
        <w:tblStyle w:val="af1"/>
        <w:tblW w:w="9637" w:type="dxa"/>
        <w:tblLayout w:type="fixed"/>
        <w:tblLook w:val="04A0" w:firstRow="1" w:lastRow="0" w:firstColumn="1" w:lastColumn="0" w:noHBand="0" w:noVBand="1"/>
      </w:tblPr>
      <w:tblGrid>
        <w:gridCol w:w="2666"/>
        <w:gridCol w:w="2858"/>
        <w:gridCol w:w="1134"/>
        <w:gridCol w:w="2971"/>
        <w:gridCol w:w="8"/>
        <w:tblGridChange w:id="813">
          <w:tblGrid>
            <w:gridCol w:w="2666"/>
            <w:gridCol w:w="2858"/>
            <w:gridCol w:w="1134"/>
            <w:gridCol w:w="2971"/>
            <w:gridCol w:w="8"/>
          </w:tblGrid>
        </w:tblGridChange>
      </w:tblGrid>
      <w:tr w:rsidR="006C2135" w:rsidRPr="00B14034" w14:paraId="6B5121B5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5751133" w14:textId="77777777" w:rsidR="009A4ED3" w:rsidRPr="00B14034" w:rsidRDefault="006C2135" w:rsidP="0050731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858" w:type="dxa"/>
          </w:tcPr>
          <w:p w14:paraId="5721CDD5" w14:textId="77777777" w:rsidR="009A4ED3" w:rsidRPr="00B14034" w:rsidRDefault="009A4ED3" w:rsidP="006C213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134" w:type="dxa"/>
          </w:tcPr>
          <w:p w14:paraId="46E24B55" w14:textId="77777777" w:rsidR="009A4ED3" w:rsidRPr="00B14034" w:rsidRDefault="009A4ED3" w:rsidP="006C2135">
            <w:pPr>
              <w:spacing w:line="240" w:lineRule="atLeast"/>
              <w:ind w:hanging="1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971" w:type="dxa"/>
          </w:tcPr>
          <w:p w14:paraId="7270C561" w14:textId="77777777" w:rsidR="009A4ED3" w:rsidRPr="00B14034" w:rsidRDefault="006C2135" w:rsidP="006C2135">
            <w:pPr>
              <w:spacing w:line="240" w:lineRule="atLeast"/>
              <w:ind w:hanging="1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54172B" w:rsidRPr="00B14034" w14:paraId="62B615B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287062E" w14:textId="77777777" w:rsidR="0054172B" w:rsidRPr="0054172B" w:rsidRDefault="0054172B" w:rsidP="0054172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4172B">
              <w:rPr>
                <w:rFonts w:ascii="Times New Roman" w:eastAsia="Calibri" w:hAnsi="Times New Roman" w:cs="Times New Roman"/>
                <w:sz w:val="28"/>
                <w:szCs w:val="28"/>
              </w:rPr>
              <w:t>PACKAGE</w:t>
            </w:r>
          </w:p>
        </w:tc>
        <w:tc>
          <w:tcPr>
            <w:tcW w:w="2858" w:type="dxa"/>
          </w:tcPr>
          <w:p w14:paraId="3104DC11" w14:textId="5133C8B9" w:rsidR="0054172B" w:rsidRPr="0054172B" w:rsidRDefault="0054172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54172B">
              <w:rPr>
                <w:rFonts w:ascii="Times New Roman" w:hAnsi="Times New Roman" w:cs="Times New Roman"/>
                <w:sz w:val="28"/>
                <w:szCs w:val="28"/>
              </w:rPr>
              <w:t>ассив данных</w:t>
            </w:r>
            <w:ins w:id="814" w:author="Бумай Елена Юрьевна [2]" w:date="2026-05-20T12:11:00Z">
              <w:r w:rsidR="00BE166D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="00BE166D"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 w:rsidR="00BE166D">
                <w:rPr>
                  <w:rFonts w:ascii="Times New Roman" w:hAnsi="Times New Roman" w:cs="Times New Roman"/>
                  <w:i/>
                  <w:sz w:val="28"/>
                  <w:szCs w:val="28"/>
                </w:rPr>
                <w:t>1</w:t>
              </w:r>
              <w:r w:rsidR="00BE166D"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  <w:vAlign w:val="center"/>
          </w:tcPr>
          <w:p w14:paraId="227B4B59" w14:textId="617E7C0A" w:rsidR="0054172B" w:rsidRPr="00F9558D" w:rsidRDefault="00F9558D" w:rsidP="005417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clob</w:t>
            </w:r>
            <w:proofErr w:type="spellEnd"/>
          </w:p>
        </w:tc>
        <w:tc>
          <w:tcPr>
            <w:tcW w:w="2971" w:type="dxa"/>
          </w:tcPr>
          <w:p w14:paraId="6F0660A2" w14:textId="77777777" w:rsidR="0054172B" w:rsidRPr="00B14034" w:rsidRDefault="0054172B" w:rsidP="0054172B">
            <w:pPr>
              <w:spacing w:line="240" w:lineRule="atLeast"/>
              <w:ind w:hanging="1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</w:t>
            </w:r>
          </w:p>
        </w:tc>
      </w:tr>
      <w:tr w:rsidR="00BE166D" w:rsidRPr="00B14034" w14:paraId="62BF671A" w14:textId="77777777" w:rsidTr="00E0403B">
        <w:tblPrEx>
          <w:tblW w:w="9637" w:type="dxa"/>
          <w:tblLayout w:type="fixed"/>
          <w:tblPrExChange w:id="815" w:author="Бумай Елена Юрьевна [2]" w:date="2026-05-20T12:06:00Z">
            <w:tblPrEx>
              <w:tblW w:w="9637" w:type="dxa"/>
              <w:tblLayout w:type="fixed"/>
            </w:tblPrEx>
          </w:tblPrExChange>
        </w:tblPrEx>
        <w:trPr>
          <w:gridAfter w:val="1"/>
          <w:wAfter w:w="8" w:type="dxa"/>
          <w:ins w:id="816" w:author="Бумай Елена Юрьевна [2]" w:date="2026-05-20T12:06:00Z"/>
          <w:trPrChange w:id="817" w:author="Бумай Елена Юрьевна [2]" w:date="2026-05-20T12:06:00Z">
            <w:trPr>
              <w:gridAfter w:val="1"/>
              <w:wAfter w:w="8" w:type="dxa"/>
            </w:trPr>
          </w:trPrChange>
        </w:trPr>
        <w:tc>
          <w:tcPr>
            <w:tcW w:w="2666" w:type="dxa"/>
            <w:tcPrChange w:id="818" w:author="Бумай Елена Юрьевна [2]" w:date="2026-05-20T12:06:00Z">
              <w:tcPr>
                <w:tcW w:w="2666" w:type="dxa"/>
              </w:tcPr>
            </w:tcPrChange>
          </w:tcPr>
          <w:p w14:paraId="010A534A" w14:textId="67DBC42C" w:rsidR="00BE166D" w:rsidRPr="00ED60F8" w:rsidRDefault="00BE166D" w:rsidP="00BE166D">
            <w:pPr>
              <w:spacing w:line="240" w:lineRule="atLeast"/>
              <w:rPr>
                <w:ins w:id="819" w:author="Бумай Елена Юрьевна [2]" w:date="2026-05-20T12:06:00Z"/>
                <w:rFonts w:ascii="Times New Roman" w:eastAsia="Calibri" w:hAnsi="Times New Roman" w:cs="Times New Roman"/>
                <w:b/>
                <w:sz w:val="28"/>
                <w:szCs w:val="28"/>
                <w:rPrChange w:id="820" w:author="Бумай Елена Юрьевна [2]" w:date="2026-05-20T12:28:00Z">
                  <w:rPr>
                    <w:ins w:id="821" w:author="Бумай Елена Юрьевна [2]" w:date="2026-05-20T12:06:00Z"/>
                    <w:rFonts w:ascii="Times New Roman" w:eastAsia="Calibri" w:hAnsi="Times New Roman" w:cs="Times New Roman"/>
                    <w:sz w:val="28"/>
                    <w:szCs w:val="28"/>
                  </w:rPr>
                </w:rPrChange>
              </w:rPr>
            </w:pPr>
            <w:ins w:id="822" w:author="Бумай Елена Юрьевна [2]" w:date="2026-05-20T12:06:00Z">
              <w:r w:rsidRPr="00ED60F8">
                <w:rPr>
                  <w:rFonts w:ascii="Times New Roman" w:eastAsia="Calibri" w:hAnsi="Times New Roman" w:cs="Times New Roman"/>
                  <w:b/>
                  <w:sz w:val="28"/>
                  <w:szCs w:val="28"/>
                  <w:rPrChange w:id="823" w:author="Бумай Елена Юрьевна [2]" w:date="2026-05-20T12:28:00Z">
                    <w:rPr>
                      <w:rFonts w:ascii="Times New Roman" w:eastAsia="Calibri" w:hAnsi="Times New Roman" w:cs="Times New Roman"/>
                      <w:sz w:val="28"/>
                      <w:szCs w:val="28"/>
                    </w:rPr>
                  </w:rPrChange>
                </w:rPr>
                <w:t>IDENTIF</w:t>
              </w:r>
            </w:ins>
          </w:p>
        </w:tc>
        <w:tc>
          <w:tcPr>
            <w:tcW w:w="2858" w:type="dxa"/>
            <w:tcPrChange w:id="824" w:author="Бумай Елена Юрьевна [2]" w:date="2026-05-20T12:06:00Z">
              <w:tcPr>
                <w:tcW w:w="2858" w:type="dxa"/>
              </w:tcPr>
            </w:tcPrChange>
          </w:tcPr>
          <w:p w14:paraId="0429FF99" w14:textId="418AC6DD" w:rsidR="00BE166D" w:rsidRDefault="00BE166D">
            <w:pPr>
              <w:spacing w:line="240" w:lineRule="atLeast"/>
              <w:rPr>
                <w:ins w:id="825" w:author="Бумай Елена Юрьевна [2]" w:date="2026-05-20T12:06:00Z"/>
                <w:rFonts w:ascii="Times New Roman" w:hAnsi="Times New Roman" w:cs="Times New Roman"/>
                <w:sz w:val="28"/>
                <w:szCs w:val="28"/>
              </w:rPr>
            </w:pPr>
            <w:ins w:id="826" w:author="Бумай Елена Юрьевна [2]" w:date="2026-05-20T12:14:00Z">
              <w:r>
                <w:rPr>
                  <w:rFonts w:ascii="Times New Roman" w:hAnsi="Times New Roman" w:cs="Times New Roman"/>
                  <w:sz w:val="28"/>
                  <w:szCs w:val="28"/>
                </w:rPr>
                <w:t>Блок</w:t>
              </w:r>
            </w:ins>
            <w:ins w:id="827" w:author="Бумай Елена Юрьевна [2]" w:date="2026-05-20T12:06:00Z">
              <w:r w:rsidRPr="00885ECF">
                <w:rPr>
                  <w:rFonts w:ascii="Times New Roman" w:hAnsi="Times New Roman" w:cs="Times New Roman"/>
                  <w:sz w:val="28"/>
                  <w:szCs w:val="28"/>
                </w:rPr>
                <w:t xml:space="preserve"> данных</w:t>
              </w:r>
            </w:ins>
            <w:ins w:id="828" w:author="Бумай Елена Юрьевна [2]" w:date="2026-05-20T12:15:00Z">
              <w:r>
                <w:rPr>
                  <w:rFonts w:ascii="Times New Roman" w:hAnsi="Times New Roman" w:cs="Times New Roman"/>
                  <w:sz w:val="28"/>
                  <w:szCs w:val="28"/>
                </w:rPr>
                <w:t>,</w:t>
              </w:r>
            </w:ins>
            <w:ins w:id="829" w:author="Бумай Елена Юрьевна [2]" w:date="2026-05-20T12:06:00Z">
              <w:r w:rsidRPr="00885ECF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ins>
            <w:ins w:id="830" w:author="Бумай Елена Юрьевна [2]" w:date="2026-05-20T12:15:00Z">
              <w:r>
                <w:rPr>
                  <w:rFonts w:ascii="Times New Roman" w:hAnsi="Times New Roman" w:cs="Times New Roman"/>
                  <w:sz w:val="28"/>
                  <w:szCs w:val="28"/>
                </w:rPr>
                <w:t>идентифицирующих</w:t>
              </w:r>
            </w:ins>
            <w:ins w:id="831" w:author="Бумай Елена Юрьевна [2]" w:date="2026-05-20T12:06:00Z">
              <w:r w:rsidRPr="00885ECF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>задолженность</w:t>
              </w:r>
            </w:ins>
            <w:ins w:id="832" w:author="Бумай Елена Юрьевна [2]" w:date="2026-05-20T12:12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(уровень 2)</w:t>
              </w:r>
            </w:ins>
          </w:p>
        </w:tc>
        <w:tc>
          <w:tcPr>
            <w:tcW w:w="1134" w:type="dxa"/>
            <w:tcPrChange w:id="833" w:author="Бумай Елена Юрьевна [2]" w:date="2026-05-20T12:06:00Z">
              <w:tcPr>
                <w:tcW w:w="1134" w:type="dxa"/>
                <w:vAlign w:val="center"/>
              </w:tcPr>
            </w:tcPrChange>
          </w:tcPr>
          <w:p w14:paraId="5A3F4F86" w14:textId="5FCF8CF2" w:rsidR="00BE166D" w:rsidRDefault="00BE166D" w:rsidP="00BE166D">
            <w:pPr>
              <w:rPr>
                <w:ins w:id="834" w:author="Бумай Елена Юрьевна [2]" w:date="2026-05-20T12:06:00Z"/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ins w:id="835" w:author="Бумай Елена Юрьевна [2]" w:date="2026-05-20T12:06:00Z">
              <w:r w:rsidRPr="0054172B">
                <w:rPr>
                  <w:rFonts w:ascii="Times New Roman" w:eastAsia="Calibri" w:hAnsi="Times New Roman" w:cs="Times New Roman"/>
                  <w:sz w:val="28"/>
                  <w:szCs w:val="28"/>
                </w:rPr>
                <w:t>array</w:t>
              </w:r>
              <w:proofErr w:type="spellEnd"/>
            </w:ins>
          </w:p>
        </w:tc>
        <w:tc>
          <w:tcPr>
            <w:tcW w:w="2971" w:type="dxa"/>
            <w:vAlign w:val="center"/>
            <w:tcPrChange w:id="836" w:author="Бумай Елена Юрьевна [2]" w:date="2026-05-20T12:06:00Z">
              <w:tcPr>
                <w:tcW w:w="2971" w:type="dxa"/>
              </w:tcPr>
            </w:tcPrChange>
          </w:tcPr>
          <w:p w14:paraId="49DA9CD5" w14:textId="385F0C56" w:rsidR="00BE166D" w:rsidRDefault="00BE166D" w:rsidP="00BE166D">
            <w:pPr>
              <w:spacing w:line="240" w:lineRule="atLeast"/>
              <w:ind w:hanging="101"/>
              <w:jc w:val="center"/>
              <w:rPr>
                <w:ins w:id="837" w:author="Бумай Елена Юрьевна [2]" w:date="2026-05-20T12:06:00Z"/>
                <w:rFonts w:ascii="Times New Roman" w:hAnsi="Times New Roman" w:cs="Times New Roman"/>
                <w:sz w:val="28"/>
                <w:szCs w:val="28"/>
              </w:rPr>
            </w:pPr>
            <w:ins w:id="838" w:author="Бумай Елена Юрьевна [2]" w:date="2026-05-20T12:06:00Z">
              <w:r>
                <w:rPr>
                  <w:rFonts w:ascii="Times New Roman" w:hAnsi="Times New Roman" w:cs="Times New Roman"/>
                  <w:sz w:val="28"/>
                  <w:szCs w:val="28"/>
                </w:rPr>
                <w:t>Да</w:t>
              </w:r>
            </w:ins>
          </w:p>
        </w:tc>
      </w:tr>
      <w:tr w:rsidR="00BE166D" w:rsidRPr="00B14034" w14:paraId="3A5228D2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883351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P_CL_NUM </w:t>
            </w:r>
          </w:p>
        </w:tc>
        <w:tc>
          <w:tcPr>
            <w:tcW w:w="2858" w:type="dxa"/>
          </w:tcPr>
          <w:p w14:paraId="1C982CD7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Идентификатор задолженности в системе взыскателя</w:t>
            </w:r>
          </w:p>
        </w:tc>
        <w:tc>
          <w:tcPr>
            <w:tcW w:w="1134" w:type="dxa"/>
          </w:tcPr>
          <w:p w14:paraId="14FCEF27" w14:textId="77777777" w:rsidR="00BE166D" w:rsidRDefault="00BE166D" w:rsidP="00BE166D">
            <w:r w:rsidRPr="00AF3A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66F63BD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:rsidDel="00BE166D" w14:paraId="62D560DC" w14:textId="33FFB38A" w:rsidTr="002335BC">
        <w:trPr>
          <w:gridAfter w:val="1"/>
          <w:wAfter w:w="8" w:type="dxa"/>
          <w:del w:id="839" w:author="Бумай Елена Юрьевна [2]" w:date="2026-05-20T12:11:00Z"/>
        </w:trPr>
        <w:tc>
          <w:tcPr>
            <w:tcW w:w="2666" w:type="dxa"/>
          </w:tcPr>
          <w:p w14:paraId="7CF4CDFC" w14:textId="187000A5" w:rsidR="00BE166D" w:rsidRPr="00885ECF" w:rsidDel="00BE166D" w:rsidRDefault="00BE166D" w:rsidP="00BE166D">
            <w:pPr>
              <w:spacing w:line="240" w:lineRule="atLeast"/>
              <w:rPr>
                <w:del w:id="840" w:author="Бумай Елена Юрьевна [2]" w:date="2026-05-20T12:11:00Z"/>
                <w:rFonts w:ascii="Times New Roman" w:hAnsi="Times New Roman" w:cs="Times New Roman"/>
                <w:sz w:val="28"/>
                <w:szCs w:val="28"/>
              </w:rPr>
            </w:pPr>
            <w:del w:id="841" w:author="Бумай Елена Юрьевна [2]" w:date="2026-05-20T12:06:00Z">
              <w:r w:rsidRPr="00885ECF" w:rsidDel="00BE166D">
                <w:rPr>
                  <w:rFonts w:ascii="Times New Roman" w:eastAsia="Calibri" w:hAnsi="Times New Roman" w:cs="Times New Roman"/>
                  <w:sz w:val="28"/>
                  <w:szCs w:val="28"/>
                </w:rPr>
                <w:delText>IDENTIF</w:delText>
              </w:r>
            </w:del>
          </w:p>
        </w:tc>
        <w:tc>
          <w:tcPr>
            <w:tcW w:w="2858" w:type="dxa"/>
          </w:tcPr>
          <w:p w14:paraId="568F4A9C" w14:textId="1BD589D1" w:rsidR="00BE166D" w:rsidRPr="00B14034" w:rsidDel="00BE166D" w:rsidRDefault="00BE166D" w:rsidP="00BE166D">
            <w:pPr>
              <w:spacing w:line="240" w:lineRule="atLeast"/>
              <w:rPr>
                <w:del w:id="842" w:author="Бумай Елена Юрьевна [2]" w:date="2026-05-20T12:11:00Z"/>
                <w:rFonts w:ascii="Times New Roman" w:hAnsi="Times New Roman" w:cs="Times New Roman"/>
                <w:sz w:val="28"/>
                <w:szCs w:val="28"/>
              </w:rPr>
            </w:pPr>
            <w:del w:id="843" w:author="Бумай Елена Юрьевна [2]" w:date="2026-05-20T12:06:00Z">
              <w:r w:rsidDel="00BE166D">
                <w:rPr>
                  <w:rFonts w:ascii="Times New Roman" w:hAnsi="Times New Roman" w:cs="Times New Roman"/>
                  <w:sz w:val="28"/>
                  <w:szCs w:val="28"/>
                </w:rPr>
                <w:delText>М</w:delText>
              </w:r>
              <w:r w:rsidRPr="00885ECF" w:rsidDel="00BE166D">
                <w:rPr>
                  <w:rFonts w:ascii="Times New Roman" w:hAnsi="Times New Roman" w:cs="Times New Roman"/>
                  <w:sz w:val="28"/>
                  <w:szCs w:val="28"/>
                </w:rPr>
                <w:delText>ассив данных о номере задолженности</w:delText>
              </w:r>
            </w:del>
          </w:p>
        </w:tc>
        <w:tc>
          <w:tcPr>
            <w:tcW w:w="1134" w:type="dxa"/>
          </w:tcPr>
          <w:p w14:paraId="522E2B7F" w14:textId="6A14E287" w:rsidR="00BE166D" w:rsidRPr="00885ECF" w:rsidDel="00BE166D" w:rsidRDefault="00BE166D" w:rsidP="00BE166D">
            <w:pPr>
              <w:rPr>
                <w:del w:id="844" w:author="Бумай Елена Юрьевна [2]" w:date="2026-05-20T12:11:00Z"/>
                <w:rFonts w:ascii="Times New Roman" w:hAnsi="Times New Roman" w:cs="Times New Roman"/>
                <w:sz w:val="28"/>
                <w:szCs w:val="28"/>
              </w:rPr>
            </w:pPr>
            <w:del w:id="845" w:author="Бумай Елена Юрьевна [2]" w:date="2026-05-20T12:06:00Z">
              <w:r w:rsidRPr="0054172B" w:rsidDel="00BE166D">
                <w:rPr>
                  <w:rFonts w:ascii="Times New Roman" w:eastAsia="Calibri" w:hAnsi="Times New Roman" w:cs="Times New Roman"/>
                  <w:sz w:val="28"/>
                  <w:szCs w:val="28"/>
                </w:rPr>
                <w:delText>array</w:delText>
              </w:r>
            </w:del>
          </w:p>
        </w:tc>
        <w:tc>
          <w:tcPr>
            <w:tcW w:w="2971" w:type="dxa"/>
            <w:vAlign w:val="center"/>
          </w:tcPr>
          <w:p w14:paraId="50478565" w14:textId="3E433973" w:rsidR="00BE166D" w:rsidRPr="00B14034" w:rsidDel="00BE166D" w:rsidRDefault="00BE166D" w:rsidP="00BE166D">
            <w:pPr>
              <w:jc w:val="center"/>
              <w:rPr>
                <w:del w:id="846" w:author="Бумай Елена Юрьевна [2]" w:date="2026-05-20T12:11:00Z"/>
                <w:rFonts w:ascii="Times New Roman" w:hAnsi="Times New Roman" w:cs="Times New Roman"/>
                <w:sz w:val="28"/>
                <w:szCs w:val="28"/>
              </w:rPr>
            </w:pPr>
            <w:del w:id="847" w:author="Бумай Елена Юрьевна [2]" w:date="2026-05-20T12:06:00Z">
              <w:r w:rsidDel="00BE166D">
                <w:rPr>
                  <w:rFonts w:ascii="Times New Roman" w:hAnsi="Times New Roman" w:cs="Times New Roman"/>
                  <w:sz w:val="28"/>
                  <w:szCs w:val="28"/>
                </w:rPr>
                <w:delText>Да</w:delText>
              </w:r>
            </w:del>
          </w:p>
        </w:tc>
      </w:tr>
      <w:tr w:rsidR="00BE166D" w:rsidRPr="00B14034" w14:paraId="334409C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EF1CAB7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P_OPI </w:t>
            </w:r>
          </w:p>
        </w:tc>
        <w:tc>
          <w:tcPr>
            <w:tcW w:w="2858" w:type="dxa"/>
          </w:tcPr>
          <w:p w14:paraId="0CFA8C7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120)</w:t>
            </w:r>
          </w:p>
        </w:tc>
        <w:tc>
          <w:tcPr>
            <w:tcW w:w="1134" w:type="dxa"/>
          </w:tcPr>
          <w:p w14:paraId="02EAD393" w14:textId="77777777" w:rsidR="00BE166D" w:rsidRDefault="00BE166D" w:rsidP="00BE166D">
            <w:r w:rsidRPr="00AF3A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5C35FEF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2496DC9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D644E6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P_SOLIDAR_NUM </w:t>
            </w:r>
          </w:p>
        </w:tc>
        <w:tc>
          <w:tcPr>
            <w:tcW w:w="2858" w:type="dxa"/>
          </w:tcPr>
          <w:p w14:paraId="2C1FA8AB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солидарной задолженности в системе взыскателя</w:t>
            </w:r>
          </w:p>
        </w:tc>
        <w:tc>
          <w:tcPr>
            <w:tcW w:w="1134" w:type="dxa"/>
          </w:tcPr>
          <w:p w14:paraId="55968242" w14:textId="77777777" w:rsidR="00BE166D" w:rsidRDefault="00BE166D" w:rsidP="00BE166D">
            <w:r w:rsidRPr="00AF3A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A100B86" w14:textId="77777777" w:rsidR="00BE166D" w:rsidRPr="00885ECF" w:rsidRDefault="00BE166D" w:rsidP="00BE1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77758C1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4ECDEBE" w14:textId="0277E89F" w:rsidR="00BE166D" w:rsidRPr="00ED60F8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48" w:author="Бумай Елена Юрьевна [2]" w:date="2026-05-20T12:28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49" w:author="Бумай Елена Юрьевна [2]" w:date="2026-05-20T12:28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  <w:t>DEBTOR</w:t>
            </w:r>
          </w:p>
        </w:tc>
        <w:tc>
          <w:tcPr>
            <w:tcW w:w="2858" w:type="dxa"/>
          </w:tcPr>
          <w:p w14:paraId="1E29FD5C" w14:textId="30F60F6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del w:id="850" w:author="Бумай Елена Юрьевна [2]" w:date="2026-05-20T12:15:00Z">
              <w:r w:rsidDel="00BE166D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Массив </w:delText>
              </w:r>
            </w:del>
            <w:ins w:id="851" w:author="Бумай Елена Юрьевна [2]" w:date="2026-05-20T12:15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Блок </w:t>
              </w:r>
            </w:ins>
            <w:r>
              <w:rPr>
                <w:rFonts w:ascii="Times New Roman" w:hAnsi="Times New Roman" w:cs="Times New Roman"/>
                <w:sz w:val="28"/>
                <w:szCs w:val="28"/>
              </w:rPr>
              <w:t>данных о должнике</w:t>
            </w:r>
            <w:ins w:id="852" w:author="Бумай Елена Юрьевна [2]" w:date="2026-05-20T12:12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(уровень 2)</w:t>
              </w:r>
            </w:ins>
          </w:p>
        </w:tc>
        <w:tc>
          <w:tcPr>
            <w:tcW w:w="1134" w:type="dxa"/>
          </w:tcPr>
          <w:p w14:paraId="4BE98032" w14:textId="71ECCBBF" w:rsidR="00BE166D" w:rsidRPr="00AF3AB1" w:rsidRDefault="00BE166D" w:rsidP="00BE16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35C63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2971" w:type="dxa"/>
            <w:vAlign w:val="center"/>
          </w:tcPr>
          <w:p w14:paraId="57E7ECD5" w14:textId="0C4E01B7" w:rsidR="00BE166D" w:rsidRPr="00885ECF" w:rsidRDefault="00BE166D" w:rsidP="00BE1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3FDFAC1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DEFF96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P_D_COUNTRY</w:t>
            </w:r>
          </w:p>
        </w:tc>
        <w:tc>
          <w:tcPr>
            <w:tcW w:w="2858" w:type="dxa"/>
          </w:tcPr>
          <w:p w14:paraId="4A3E9A09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Страна гражданства должника</w:t>
            </w:r>
          </w:p>
        </w:tc>
        <w:tc>
          <w:tcPr>
            <w:tcW w:w="1134" w:type="dxa"/>
          </w:tcPr>
          <w:p w14:paraId="5EA83405" w14:textId="77777777" w:rsidR="00BE166D" w:rsidRDefault="00BE166D" w:rsidP="00BE166D">
            <w:r w:rsidRPr="00FC3B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5E07B1B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67D064B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2DA2D8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P_D_SURNAME</w:t>
            </w:r>
          </w:p>
        </w:tc>
        <w:tc>
          <w:tcPr>
            <w:tcW w:w="2858" w:type="dxa"/>
          </w:tcPr>
          <w:p w14:paraId="071048F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Фамилия должника</w:t>
            </w:r>
          </w:p>
        </w:tc>
        <w:tc>
          <w:tcPr>
            <w:tcW w:w="1134" w:type="dxa"/>
          </w:tcPr>
          <w:p w14:paraId="16CCE250" w14:textId="77777777" w:rsidR="00BE166D" w:rsidRDefault="00BE166D" w:rsidP="00BE166D">
            <w:r w:rsidRPr="00FC3B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D12DDB6" w14:textId="77777777" w:rsidR="00BE166D" w:rsidRPr="00885ECF" w:rsidRDefault="00BE166D" w:rsidP="00BE1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1AAB7309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0B4E80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P_D_FIRST_NAME</w:t>
            </w:r>
          </w:p>
        </w:tc>
        <w:tc>
          <w:tcPr>
            <w:tcW w:w="2858" w:type="dxa"/>
          </w:tcPr>
          <w:p w14:paraId="7735E759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должника</w:t>
            </w:r>
          </w:p>
        </w:tc>
        <w:tc>
          <w:tcPr>
            <w:tcW w:w="1134" w:type="dxa"/>
          </w:tcPr>
          <w:p w14:paraId="69F931DF" w14:textId="77777777" w:rsidR="00BE166D" w:rsidRDefault="00BE166D" w:rsidP="00BE166D">
            <w:r w:rsidRPr="00FC3B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7FB31A0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5A79280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E68E4A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P_D_FATHER_NAME </w:t>
            </w:r>
          </w:p>
        </w:tc>
        <w:tc>
          <w:tcPr>
            <w:tcW w:w="2858" w:type="dxa"/>
          </w:tcPr>
          <w:p w14:paraId="5919BAD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должника</w:t>
            </w:r>
          </w:p>
        </w:tc>
        <w:tc>
          <w:tcPr>
            <w:tcW w:w="1134" w:type="dxa"/>
          </w:tcPr>
          <w:p w14:paraId="4B214C21" w14:textId="77777777" w:rsidR="00BE166D" w:rsidRDefault="00BE166D" w:rsidP="00BE166D">
            <w:r w:rsidRPr="00FC3B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7726428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E166D" w:rsidRPr="00B14034" w14:paraId="6ACD0E45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50151A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P_D_DATE_REG </w:t>
            </w:r>
          </w:p>
        </w:tc>
        <w:tc>
          <w:tcPr>
            <w:tcW w:w="2858" w:type="dxa"/>
          </w:tcPr>
          <w:p w14:paraId="4EA788C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Дата регистрации/рождения должника</w:t>
            </w:r>
          </w:p>
        </w:tc>
        <w:tc>
          <w:tcPr>
            <w:tcW w:w="1134" w:type="dxa"/>
          </w:tcPr>
          <w:p w14:paraId="0C3825C6" w14:textId="77777777" w:rsidR="00BE166D" w:rsidRDefault="00BE166D" w:rsidP="00BE166D">
            <w:r w:rsidRPr="00FC3B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10DD5B9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284A2D5F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7A954C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P_D_IDF_NUM </w:t>
            </w:r>
          </w:p>
        </w:tc>
        <w:tc>
          <w:tcPr>
            <w:tcW w:w="2858" w:type="dxa"/>
          </w:tcPr>
          <w:p w14:paraId="1625CC08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Личный/регистрационный номер должника</w:t>
            </w:r>
          </w:p>
        </w:tc>
        <w:tc>
          <w:tcPr>
            <w:tcW w:w="1134" w:type="dxa"/>
          </w:tcPr>
          <w:p w14:paraId="431106CE" w14:textId="77777777" w:rsidR="00BE166D" w:rsidRDefault="00BE166D" w:rsidP="00BE166D">
            <w:r w:rsidRPr="00FC3B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F3ED3A4" w14:textId="77777777" w:rsidR="00BE166D" w:rsidRPr="00885ECF" w:rsidRDefault="00BE166D" w:rsidP="00BE1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commentRangeStart w:id="853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commentRangeEnd w:id="853"/>
            <w:r w:rsidRPr="00885ECF">
              <w:rPr>
                <w:rStyle w:val="af3"/>
                <w:rFonts w:ascii="Calibri" w:eastAsia="Calibri" w:hAnsi="Calibri" w:cs="Times New Roman"/>
                <w:sz w:val="28"/>
                <w:szCs w:val="28"/>
              </w:rPr>
              <w:commentReference w:id="853"/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если должник является гражданином Республики Беларусь или имеет вид на жительство в Республике Беларусь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(могут отсутствовать у иностранных граждан)</w:t>
            </w:r>
          </w:p>
        </w:tc>
      </w:tr>
      <w:tr w:rsidR="00BE166D" w:rsidRPr="00B14034" w14:paraId="49B157C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0BB537A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P_D_ADR_REG</w:t>
            </w:r>
          </w:p>
        </w:tc>
        <w:tc>
          <w:tcPr>
            <w:tcW w:w="2858" w:type="dxa"/>
          </w:tcPr>
          <w:p w14:paraId="6D7E5179" w14:textId="22B9FD0B" w:rsidR="00BE166D" w:rsidRPr="00B14034" w:rsidRDefault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ins w:id="854" w:author="Бумай Елена Юрьевна [2]" w:date="2026-05-20T12:15:00Z">
              <w:r>
                <w:rPr>
                  <w:rFonts w:ascii="Times New Roman" w:hAnsi="Times New Roman" w:cs="Times New Roman"/>
                  <w:sz w:val="28"/>
                  <w:szCs w:val="28"/>
                </w:rPr>
                <w:t>Блок</w:t>
              </w:r>
            </w:ins>
            <w:ins w:id="855" w:author="Бумай Елена Юрьевна [2]" w:date="2026-05-20T12:12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ins>
            <w:del w:id="856" w:author="Бумай Елена Юрьевна [2]" w:date="2026-05-20T12:12:00Z">
              <w:r w:rsidRPr="00B14034" w:rsidDel="00BE166D">
                <w:rPr>
                  <w:rFonts w:ascii="Times New Roman" w:hAnsi="Times New Roman" w:cs="Times New Roman"/>
                  <w:sz w:val="28"/>
                  <w:szCs w:val="28"/>
                </w:rPr>
                <w:delText>Д</w:delText>
              </w:r>
            </w:del>
            <w:ins w:id="857" w:author="Бумай Елена Юрьевна [2]" w:date="2026-05-20T12:12:00Z">
              <w:r>
                <w:rPr>
                  <w:rFonts w:ascii="Times New Roman" w:hAnsi="Times New Roman" w:cs="Times New Roman"/>
                  <w:sz w:val="28"/>
                  <w:szCs w:val="28"/>
                </w:rPr>
                <w:t>д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анны</w:t>
            </w:r>
            <w:ins w:id="858" w:author="Бумай Елена Юрьевна [2]" w:date="2026-05-20T12:12:00Z">
              <w:r>
                <w:rPr>
                  <w:rFonts w:ascii="Times New Roman" w:hAnsi="Times New Roman" w:cs="Times New Roman"/>
                  <w:sz w:val="28"/>
                  <w:szCs w:val="28"/>
                </w:rPr>
                <w:t>х</w:t>
              </w:r>
            </w:ins>
            <w:del w:id="859" w:author="Бумай Елена Юрьевна [2]" w:date="2026-05-20T12:12:00Z">
              <w:r w:rsidRPr="00B14034" w:rsidDel="00BE166D">
                <w:rPr>
                  <w:rFonts w:ascii="Times New Roman" w:hAnsi="Times New Roman" w:cs="Times New Roman"/>
                  <w:sz w:val="28"/>
                  <w:szCs w:val="28"/>
                </w:rPr>
                <w:delText>е</w:delText>
              </w:r>
            </w:del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об адресе регистрации должника</w:t>
            </w:r>
            <w:ins w:id="860" w:author="Бумай Елена Юрьевна [2]" w:date="2026-05-20T12:12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3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</w:tcPr>
          <w:p w14:paraId="22088D37" w14:textId="77777777" w:rsidR="00BE166D" w:rsidRPr="00885ECF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</w:t>
            </w:r>
          </w:p>
        </w:tc>
        <w:tc>
          <w:tcPr>
            <w:tcW w:w="2971" w:type="dxa"/>
            <w:vAlign w:val="center"/>
          </w:tcPr>
          <w:p w14:paraId="3D1E2D01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49CEC2E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381540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FULL_ADR</w:t>
            </w:r>
          </w:p>
        </w:tc>
        <w:tc>
          <w:tcPr>
            <w:tcW w:w="2858" w:type="dxa"/>
          </w:tcPr>
          <w:p w14:paraId="03811EC9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134" w:type="dxa"/>
          </w:tcPr>
          <w:p w14:paraId="0B86A5C4" w14:textId="77777777" w:rsidR="00BE166D" w:rsidRDefault="00BE166D" w:rsidP="00BE166D">
            <w:r w:rsidRPr="00F65B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7921224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281DA20D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C18BB6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2858" w:type="dxa"/>
          </w:tcPr>
          <w:p w14:paraId="7BD9B521" w14:textId="4B97C01E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524A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страны (ОКРБ «Страны мира»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справочник 306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  <w:tc>
          <w:tcPr>
            <w:tcW w:w="1134" w:type="dxa"/>
          </w:tcPr>
          <w:p w14:paraId="6A06AFF7" w14:textId="77777777" w:rsidR="00BE166D" w:rsidRDefault="00BE166D" w:rsidP="00BE166D">
            <w:r w:rsidRPr="00F65B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D999609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73A6F3B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3DE8AD7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REGION</w:t>
            </w:r>
          </w:p>
        </w:tc>
        <w:tc>
          <w:tcPr>
            <w:tcW w:w="2858" w:type="dxa"/>
          </w:tcPr>
          <w:p w14:paraId="5B8123D5" w14:textId="0875E6D5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04489865" w14:textId="77777777" w:rsidR="00BE166D" w:rsidRDefault="00BE166D" w:rsidP="00BE166D">
            <w:r w:rsidRPr="00F65B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00B1163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6F2AC8B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6E13502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</w:t>
            </w:r>
          </w:p>
        </w:tc>
        <w:tc>
          <w:tcPr>
            <w:tcW w:w="2858" w:type="dxa"/>
          </w:tcPr>
          <w:p w14:paraId="68BB731A" w14:textId="3EE77FB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7A3BA36E" w14:textId="77777777" w:rsidR="00BE166D" w:rsidRDefault="00BE166D" w:rsidP="00BE166D">
            <w:r w:rsidRPr="00F65B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CF99DE2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72935EC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763A1C6" w14:textId="77777777" w:rsidR="00BE166D" w:rsidRPr="00103467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61" w:author="Бумай Елена Юрьевна" w:date="2026-02-04T12:55:00Z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rPrChange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NP_TYPE</w:t>
            </w:r>
          </w:p>
        </w:tc>
        <w:tc>
          <w:tcPr>
            <w:tcW w:w="2858" w:type="dxa"/>
          </w:tcPr>
          <w:p w14:paraId="2441FBE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населенного пункта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309)</w:t>
            </w:r>
          </w:p>
        </w:tc>
        <w:tc>
          <w:tcPr>
            <w:tcW w:w="1134" w:type="dxa"/>
          </w:tcPr>
          <w:p w14:paraId="12689D24" w14:textId="77777777" w:rsidR="00BE166D" w:rsidRDefault="00BE166D" w:rsidP="00BE166D">
            <w:r w:rsidRPr="00F65B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2611C9C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014B7520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AA86E96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NP </w:t>
            </w:r>
          </w:p>
        </w:tc>
        <w:tc>
          <w:tcPr>
            <w:tcW w:w="2858" w:type="dxa"/>
          </w:tcPr>
          <w:p w14:paraId="4AA7261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населенного пункта</w:t>
            </w:r>
          </w:p>
        </w:tc>
        <w:tc>
          <w:tcPr>
            <w:tcW w:w="1134" w:type="dxa"/>
          </w:tcPr>
          <w:p w14:paraId="096C2F26" w14:textId="77777777" w:rsidR="00BE166D" w:rsidRDefault="00BE166D" w:rsidP="00BE166D">
            <w:r w:rsidRPr="00F65B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6597789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физическим лицо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BE166D" w:rsidRPr="00B14034" w14:paraId="02F80F02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6D9028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STREET_TYPE </w:t>
            </w:r>
          </w:p>
        </w:tc>
        <w:tc>
          <w:tcPr>
            <w:tcW w:w="2858" w:type="dxa"/>
          </w:tcPr>
          <w:p w14:paraId="0E41B2FC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улично-дорожной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номер по </w:t>
            </w:r>
            <w:r w:rsidRPr="00E17B7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справочнику 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308)</w:t>
            </w:r>
          </w:p>
        </w:tc>
        <w:tc>
          <w:tcPr>
            <w:tcW w:w="1134" w:type="dxa"/>
          </w:tcPr>
          <w:p w14:paraId="097C1B42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92E5ECE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0A6C4193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164711C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STREET </w:t>
            </w:r>
          </w:p>
        </w:tc>
        <w:tc>
          <w:tcPr>
            <w:tcW w:w="2858" w:type="dxa"/>
          </w:tcPr>
          <w:p w14:paraId="0553E73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улицы</w:t>
            </w:r>
          </w:p>
        </w:tc>
        <w:tc>
          <w:tcPr>
            <w:tcW w:w="1134" w:type="dxa"/>
          </w:tcPr>
          <w:p w14:paraId="7ED8E6C2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21994BF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E166D" w:rsidRPr="00B14034" w14:paraId="2D64CE2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61C643D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HOUSE </w:t>
            </w:r>
          </w:p>
        </w:tc>
        <w:tc>
          <w:tcPr>
            <w:tcW w:w="2858" w:type="dxa"/>
          </w:tcPr>
          <w:p w14:paraId="3A3E6F12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1134" w:type="dxa"/>
          </w:tcPr>
          <w:p w14:paraId="0837E992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4084C52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5E484CF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F45FC1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CORP </w:t>
            </w:r>
          </w:p>
        </w:tc>
        <w:tc>
          <w:tcPr>
            <w:tcW w:w="2858" w:type="dxa"/>
          </w:tcPr>
          <w:p w14:paraId="0AE41E1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корпуса</w:t>
            </w:r>
          </w:p>
        </w:tc>
        <w:tc>
          <w:tcPr>
            <w:tcW w:w="1134" w:type="dxa"/>
          </w:tcPr>
          <w:p w14:paraId="6C628914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B31BDBA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78C36CF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6BE0CC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FLAT </w:t>
            </w:r>
          </w:p>
        </w:tc>
        <w:tc>
          <w:tcPr>
            <w:tcW w:w="2858" w:type="dxa"/>
          </w:tcPr>
          <w:p w14:paraId="13FE0997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  <w:tc>
          <w:tcPr>
            <w:tcW w:w="1134" w:type="dxa"/>
          </w:tcPr>
          <w:p w14:paraId="13C295AA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2AF449E4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614A9D3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C384852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POST_INDEX </w:t>
            </w:r>
          </w:p>
        </w:tc>
        <w:tc>
          <w:tcPr>
            <w:tcW w:w="2858" w:type="dxa"/>
          </w:tcPr>
          <w:p w14:paraId="163B7717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1134" w:type="dxa"/>
          </w:tcPr>
          <w:p w14:paraId="0254663B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AE293BC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40777CA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0B1B025" w14:textId="6EE567F5" w:rsidR="00BE166D" w:rsidRPr="00FC4B18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ADR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FACT</w:t>
            </w:r>
          </w:p>
        </w:tc>
        <w:tc>
          <w:tcPr>
            <w:tcW w:w="2858" w:type="dxa"/>
          </w:tcPr>
          <w:p w14:paraId="6BBF7FC3" w14:textId="7CE2A47A" w:rsidR="00BE166D" w:rsidRPr="00FC4B18" w:rsidRDefault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del w:id="862" w:author="Бумай Елена Юрьевна [2]" w:date="2026-05-20T12:15:00Z">
              <w:r w:rsidDel="00BE166D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Массив </w:delText>
              </w:r>
            </w:del>
            <w:ins w:id="863" w:author="Бумай Елена Юрьевна [2]" w:date="2026-05-20T12:15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Блок </w:t>
              </w:r>
            </w:ins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данных о фактическом адресе </w:t>
            </w:r>
            <w:ins w:id="864" w:author="Бумай Елена Юрьевна [2]" w:date="2026-05-20T12:12:00Z"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3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</w:tcPr>
          <w:p w14:paraId="2C9553A7" w14:textId="419CDA53" w:rsidR="00BE166D" w:rsidRPr="00FC4B18" w:rsidRDefault="00A567F5" w:rsidP="00BE16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ins w:id="865" w:author="Бумай Елена Юрьевна [2]" w:date="2026-05-20T12:21:00Z">
              <w:r w:rsidRPr="00935C63">
                <w:rPr>
                  <w:rFonts w:ascii="Times New Roman" w:hAnsi="Times New Roman" w:cs="Times New Roman"/>
                  <w:sz w:val="28"/>
                  <w:szCs w:val="28"/>
                </w:rPr>
                <w:t>object</w:t>
              </w:r>
            </w:ins>
            <w:proofErr w:type="spellEnd"/>
            <w:del w:id="866" w:author="Бумай Елена Юрьевна [2]" w:date="2026-05-20T12:21:00Z">
              <w:r w:rsidR="00BE166D" w:rsidDel="00A567F5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array</w:delText>
              </w:r>
            </w:del>
          </w:p>
        </w:tc>
        <w:tc>
          <w:tcPr>
            <w:tcW w:w="2971" w:type="dxa"/>
            <w:vAlign w:val="center"/>
          </w:tcPr>
          <w:p w14:paraId="77B6F239" w14:textId="4173D066" w:rsidR="00BE166D" w:rsidRPr="00885ECF" w:rsidRDefault="00BE166D" w:rsidP="00BE1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01CC3ACE" w14:textId="77777777" w:rsidTr="00FD4741">
        <w:trPr>
          <w:gridAfter w:val="1"/>
          <w:wAfter w:w="8" w:type="dxa"/>
        </w:trPr>
        <w:tc>
          <w:tcPr>
            <w:tcW w:w="9629" w:type="dxa"/>
            <w:gridSpan w:val="4"/>
          </w:tcPr>
          <w:p w14:paraId="58F673FB" w14:textId="6A923CF1" w:rsidR="00BE166D" w:rsidRPr="00FC4B18" w:rsidRDefault="00BE166D" w:rsidP="00BE1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Заполняется аналогично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ADR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</w:t>
            </w:r>
          </w:p>
        </w:tc>
      </w:tr>
      <w:tr w:rsidR="00BE166D" w:rsidRPr="00B14034" w14:paraId="2B88C2A0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67F2D5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P_D_UNP_WORK </w:t>
            </w:r>
          </w:p>
        </w:tc>
        <w:tc>
          <w:tcPr>
            <w:tcW w:w="2858" w:type="dxa"/>
          </w:tcPr>
          <w:p w14:paraId="57FC1A7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УНП места работы должника</w:t>
            </w:r>
          </w:p>
        </w:tc>
        <w:tc>
          <w:tcPr>
            <w:tcW w:w="1134" w:type="dxa"/>
          </w:tcPr>
          <w:p w14:paraId="7D8FD3E4" w14:textId="77777777" w:rsidR="00BE166D" w:rsidRDefault="00BE166D" w:rsidP="00BE166D"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1C0C66B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0AE5B31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89F401A" w14:textId="47CBAA7E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P_D_PHONE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58" w:type="dxa"/>
          </w:tcPr>
          <w:p w14:paraId="506B065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о телефонах должника</w:t>
            </w:r>
          </w:p>
        </w:tc>
        <w:tc>
          <w:tcPr>
            <w:tcW w:w="1134" w:type="dxa"/>
          </w:tcPr>
          <w:p w14:paraId="34DE9909" w14:textId="77777777" w:rsidR="00BE166D" w:rsidRPr="00802C0F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clob</w:t>
            </w:r>
            <w:proofErr w:type="spellEnd"/>
          </w:p>
        </w:tc>
        <w:tc>
          <w:tcPr>
            <w:tcW w:w="2971" w:type="dxa"/>
            <w:vAlign w:val="center"/>
          </w:tcPr>
          <w:p w14:paraId="5AA1C3E9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52384A7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9142CFC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PHONE </w:t>
            </w:r>
          </w:p>
        </w:tc>
        <w:tc>
          <w:tcPr>
            <w:tcW w:w="2858" w:type="dxa"/>
          </w:tcPr>
          <w:p w14:paraId="060E78CC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134" w:type="dxa"/>
          </w:tcPr>
          <w:p w14:paraId="743CD4E4" w14:textId="77777777" w:rsidR="00BE166D" w:rsidRDefault="00BE166D" w:rsidP="00BE166D">
            <w:r w:rsidRPr="005A55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CC0242A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0A01CF72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48E27C0" w14:textId="00FAC50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P_D_EMAIL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58" w:type="dxa"/>
          </w:tcPr>
          <w:p w14:paraId="6C97CD22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Данные о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должника</w:t>
            </w:r>
          </w:p>
        </w:tc>
        <w:tc>
          <w:tcPr>
            <w:tcW w:w="1134" w:type="dxa"/>
          </w:tcPr>
          <w:p w14:paraId="16A59022" w14:textId="77777777" w:rsidR="00BE166D" w:rsidRDefault="00BE166D" w:rsidP="00BE166D"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clob</w:t>
            </w:r>
            <w:proofErr w:type="spellEnd"/>
          </w:p>
        </w:tc>
        <w:tc>
          <w:tcPr>
            <w:tcW w:w="2971" w:type="dxa"/>
            <w:vAlign w:val="center"/>
          </w:tcPr>
          <w:p w14:paraId="689728B6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43B836D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2800F86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 </w:t>
            </w:r>
          </w:p>
        </w:tc>
        <w:tc>
          <w:tcPr>
            <w:tcW w:w="2858" w:type="dxa"/>
          </w:tcPr>
          <w:p w14:paraId="05E0499F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134" w:type="dxa"/>
          </w:tcPr>
          <w:p w14:paraId="08750640" w14:textId="77777777" w:rsidR="00BE166D" w:rsidRDefault="00BE166D" w:rsidP="00BE166D">
            <w:r w:rsidRPr="005A55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C7D732D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722E30E2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D1C3FC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P_D_FIRM_NAME</w:t>
            </w:r>
          </w:p>
        </w:tc>
        <w:tc>
          <w:tcPr>
            <w:tcW w:w="2858" w:type="dxa"/>
          </w:tcPr>
          <w:p w14:paraId="0FC72E2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должника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юр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лица</w:t>
            </w:r>
          </w:p>
        </w:tc>
        <w:tc>
          <w:tcPr>
            <w:tcW w:w="1134" w:type="dxa"/>
          </w:tcPr>
          <w:p w14:paraId="6743445E" w14:textId="77777777" w:rsidR="00BE166D" w:rsidRDefault="00BE166D" w:rsidP="00BE166D">
            <w:r w:rsidRPr="003C5D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AA2CA0E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6826846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11637F9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P_D_OPF </w:t>
            </w:r>
          </w:p>
        </w:tc>
        <w:tc>
          <w:tcPr>
            <w:tcW w:w="2858" w:type="dxa"/>
          </w:tcPr>
          <w:p w14:paraId="7C6E3E9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Организационно – правовая форма должника</w:t>
            </w:r>
          </w:p>
        </w:tc>
        <w:tc>
          <w:tcPr>
            <w:tcW w:w="1134" w:type="dxa"/>
          </w:tcPr>
          <w:p w14:paraId="2C653AA5" w14:textId="77777777" w:rsidR="00BE166D" w:rsidRDefault="00BE166D" w:rsidP="00BE166D">
            <w:r w:rsidRPr="003C5D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287A089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3B002DF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8B16A8F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P_D_REG_NUM</w:t>
            </w:r>
          </w:p>
        </w:tc>
        <w:tc>
          <w:tcPr>
            <w:tcW w:w="2858" w:type="dxa"/>
          </w:tcPr>
          <w:p w14:paraId="3951CA5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УНП должника –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юр.лица</w:t>
            </w:r>
            <w:proofErr w:type="spellEnd"/>
          </w:p>
        </w:tc>
        <w:tc>
          <w:tcPr>
            <w:tcW w:w="1134" w:type="dxa"/>
          </w:tcPr>
          <w:p w14:paraId="11CB3B27" w14:textId="77777777" w:rsidR="00BE166D" w:rsidRDefault="00BE166D" w:rsidP="00BE166D">
            <w:r w:rsidRPr="003C5D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CA903B6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4481650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0F0363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P_D_FIRM_ADR </w:t>
            </w:r>
          </w:p>
        </w:tc>
        <w:tc>
          <w:tcPr>
            <w:tcW w:w="2858" w:type="dxa"/>
          </w:tcPr>
          <w:p w14:paraId="6A5BF15B" w14:textId="3A29FDEF" w:rsidR="00BE166D" w:rsidRPr="00B14034" w:rsidRDefault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ins w:id="867" w:author="Бумай Елена Юрьевна [2]" w:date="2026-05-20T12:15:00Z">
              <w:r>
                <w:rPr>
                  <w:rFonts w:ascii="Times New Roman" w:hAnsi="Times New Roman" w:cs="Times New Roman"/>
                  <w:sz w:val="28"/>
                  <w:szCs w:val="28"/>
                </w:rPr>
                <w:t>Блок</w:t>
              </w:r>
            </w:ins>
            <w:ins w:id="868" w:author="Бумай Елена Юрьевна [2]" w:date="2026-05-20T12:13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данных об </w:t>
              </w:r>
            </w:ins>
            <w:del w:id="869" w:author="Бумай Елена Юрьевна [2]" w:date="2026-05-20T12:13:00Z">
              <w:r w:rsidRPr="00B14034" w:rsidDel="00BE166D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</w:del>
            <w:ins w:id="870" w:author="Бумай Елена Юрьевна [2]" w:date="2026-05-20T12:13:00Z">
              <w:r>
                <w:rPr>
                  <w:rFonts w:ascii="Times New Roman" w:hAnsi="Times New Roman" w:cs="Times New Roman"/>
                  <w:sz w:val="28"/>
                  <w:szCs w:val="28"/>
                </w:rPr>
                <w:t>а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дрес</w:t>
            </w:r>
            <w:ins w:id="871" w:author="Бумай Елена Юрьевна [2]" w:date="2026-05-20T12:13:00Z">
              <w:r>
                <w:rPr>
                  <w:rFonts w:ascii="Times New Roman" w:hAnsi="Times New Roman" w:cs="Times New Roman"/>
                  <w:sz w:val="28"/>
                  <w:szCs w:val="28"/>
                </w:rPr>
                <w:t>е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должника 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юр.лица</w:t>
            </w:r>
            <w:proofErr w:type="spellEnd"/>
            <w:ins w:id="872" w:author="Бумай Елена Юрьевна [2]" w:date="2026-05-20T12:13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3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</w:tcPr>
          <w:p w14:paraId="64471E0D" w14:textId="46B5FFC1" w:rsidR="00BE166D" w:rsidRPr="00DA17D5" w:rsidRDefault="00A567F5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ins w:id="873" w:author="Бумай Елена Юрьевна [2]" w:date="2026-05-20T12:21:00Z">
              <w:r w:rsidRPr="00935C63">
                <w:rPr>
                  <w:rFonts w:ascii="Times New Roman" w:hAnsi="Times New Roman" w:cs="Times New Roman"/>
                  <w:sz w:val="28"/>
                  <w:szCs w:val="28"/>
                </w:rPr>
                <w:t>object</w:t>
              </w:r>
            </w:ins>
            <w:proofErr w:type="spellEnd"/>
            <w:del w:id="874" w:author="Бумай Елена Юрьевна [2]" w:date="2026-05-20T12:21:00Z">
              <w:r w:rsidR="00BE166D" w:rsidRPr="00DA17D5" w:rsidDel="00A567F5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array</w:delText>
              </w:r>
            </w:del>
          </w:p>
        </w:tc>
        <w:tc>
          <w:tcPr>
            <w:tcW w:w="2971" w:type="dxa"/>
            <w:vAlign w:val="center"/>
          </w:tcPr>
          <w:p w14:paraId="1758CB71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284AAB9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30E63A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FULL_ADR</w:t>
            </w:r>
          </w:p>
        </w:tc>
        <w:tc>
          <w:tcPr>
            <w:tcW w:w="2858" w:type="dxa"/>
          </w:tcPr>
          <w:p w14:paraId="4A113BBB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134" w:type="dxa"/>
          </w:tcPr>
          <w:p w14:paraId="122D54C5" w14:textId="77777777" w:rsidR="00BE166D" w:rsidRDefault="00BE166D" w:rsidP="00BE166D">
            <w:r w:rsidRPr="00573B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019C941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 xml:space="preserve">а, если должник является юридическим лицом либо 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индивидуальным предпринимателем</w:t>
            </w:r>
          </w:p>
        </w:tc>
      </w:tr>
      <w:tr w:rsidR="00BE166D" w:rsidRPr="00B14034" w14:paraId="677D9EDD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3A585C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COUNTRY</w:t>
            </w:r>
          </w:p>
        </w:tc>
        <w:tc>
          <w:tcPr>
            <w:tcW w:w="2858" w:type="dxa"/>
          </w:tcPr>
          <w:p w14:paraId="100975BD" w14:textId="527DDB65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63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страны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(ОКРБ «Страны мира»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справочник 306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  <w:tc>
          <w:tcPr>
            <w:tcW w:w="1134" w:type="dxa"/>
          </w:tcPr>
          <w:p w14:paraId="55F69CB7" w14:textId="77777777" w:rsidR="00BE166D" w:rsidRDefault="00BE166D" w:rsidP="00BE166D">
            <w:r w:rsidRPr="00573B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0E6F623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1FA0718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94471C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REGION </w:t>
            </w:r>
          </w:p>
        </w:tc>
        <w:tc>
          <w:tcPr>
            <w:tcW w:w="2858" w:type="dxa"/>
          </w:tcPr>
          <w:p w14:paraId="31CCE16A" w14:textId="68EAF26F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1BF0735B" w14:textId="77777777" w:rsidR="00BE166D" w:rsidRDefault="00BE166D" w:rsidP="00BE166D">
            <w:r w:rsidRPr="00573B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2862759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5957663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92F123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AREA </w:t>
            </w:r>
          </w:p>
        </w:tc>
        <w:tc>
          <w:tcPr>
            <w:tcW w:w="2858" w:type="dxa"/>
          </w:tcPr>
          <w:p w14:paraId="4DD9C1B5" w14:textId="33D5205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1134" w:type="dxa"/>
          </w:tcPr>
          <w:p w14:paraId="35E929C7" w14:textId="77777777" w:rsidR="00BE166D" w:rsidRDefault="00BE166D" w:rsidP="00BE166D">
            <w:r w:rsidRPr="00573B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CF475C8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67BA9BE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8F9A07B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NP_TYPE </w:t>
            </w:r>
          </w:p>
        </w:tc>
        <w:tc>
          <w:tcPr>
            <w:tcW w:w="2858" w:type="dxa"/>
          </w:tcPr>
          <w:p w14:paraId="6B8E474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населенного пункта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309)</w:t>
            </w:r>
          </w:p>
        </w:tc>
        <w:tc>
          <w:tcPr>
            <w:tcW w:w="1134" w:type="dxa"/>
          </w:tcPr>
          <w:p w14:paraId="4C5067C6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3A9E4C8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006C82C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CFCDA0A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NP </w:t>
            </w:r>
          </w:p>
        </w:tc>
        <w:tc>
          <w:tcPr>
            <w:tcW w:w="2858" w:type="dxa"/>
          </w:tcPr>
          <w:p w14:paraId="0B45B702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населенного пункта</w:t>
            </w:r>
          </w:p>
        </w:tc>
        <w:tc>
          <w:tcPr>
            <w:tcW w:w="1134" w:type="dxa"/>
          </w:tcPr>
          <w:p w14:paraId="0C8A877E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97CB65B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0971657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DE1A4D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STREET_TYPE</w:t>
            </w:r>
          </w:p>
        </w:tc>
        <w:tc>
          <w:tcPr>
            <w:tcW w:w="2858" w:type="dxa"/>
          </w:tcPr>
          <w:p w14:paraId="347EC8AB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улично-дорожной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308)</w:t>
            </w:r>
          </w:p>
        </w:tc>
        <w:tc>
          <w:tcPr>
            <w:tcW w:w="1134" w:type="dxa"/>
          </w:tcPr>
          <w:p w14:paraId="7EE51C43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67A35DE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215C103F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E4F05BC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STREET </w:t>
            </w:r>
          </w:p>
        </w:tc>
        <w:tc>
          <w:tcPr>
            <w:tcW w:w="2858" w:type="dxa"/>
          </w:tcPr>
          <w:p w14:paraId="189BE646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улицы</w:t>
            </w:r>
          </w:p>
        </w:tc>
        <w:tc>
          <w:tcPr>
            <w:tcW w:w="1134" w:type="dxa"/>
          </w:tcPr>
          <w:p w14:paraId="2FDDD144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BB1DC44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344C9B5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3E7F7F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HOUSE </w:t>
            </w:r>
          </w:p>
        </w:tc>
        <w:tc>
          <w:tcPr>
            <w:tcW w:w="2858" w:type="dxa"/>
          </w:tcPr>
          <w:p w14:paraId="55205F4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1134" w:type="dxa"/>
          </w:tcPr>
          <w:p w14:paraId="55F2EDA5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393B326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02C0F">
              <w:rPr>
                <w:rFonts w:ascii="Times New Roman" w:hAnsi="Times New Roman" w:cs="Times New Roman"/>
                <w:sz w:val="28"/>
                <w:szCs w:val="28"/>
              </w:rPr>
              <w:t>а, если должник является юридическим лицом либо индивидуальным предпринимателем</w:t>
            </w:r>
          </w:p>
        </w:tc>
      </w:tr>
      <w:tr w:rsidR="00BE166D" w:rsidRPr="00B14034" w14:paraId="51B39EC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9F0069C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CORP </w:t>
            </w:r>
          </w:p>
        </w:tc>
        <w:tc>
          <w:tcPr>
            <w:tcW w:w="2858" w:type="dxa"/>
          </w:tcPr>
          <w:p w14:paraId="083A7CBF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корпуса</w:t>
            </w:r>
          </w:p>
        </w:tc>
        <w:tc>
          <w:tcPr>
            <w:tcW w:w="1134" w:type="dxa"/>
          </w:tcPr>
          <w:p w14:paraId="46D0586B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1DCE114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00D07B0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2DFCC7A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FLAT </w:t>
            </w:r>
          </w:p>
        </w:tc>
        <w:tc>
          <w:tcPr>
            <w:tcW w:w="2858" w:type="dxa"/>
          </w:tcPr>
          <w:p w14:paraId="0EB4526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  <w:tc>
          <w:tcPr>
            <w:tcW w:w="1134" w:type="dxa"/>
          </w:tcPr>
          <w:p w14:paraId="36C999B9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F1B2E6A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40D99F30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90D031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POST_INDEX </w:t>
            </w:r>
          </w:p>
        </w:tc>
        <w:tc>
          <w:tcPr>
            <w:tcW w:w="2858" w:type="dxa"/>
          </w:tcPr>
          <w:p w14:paraId="633BE4F1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1134" w:type="dxa"/>
          </w:tcPr>
          <w:p w14:paraId="0BCACC38" w14:textId="77777777" w:rsidR="00BE166D" w:rsidRDefault="00BE166D" w:rsidP="00BE166D">
            <w:r w:rsidRPr="00F762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E092B93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328FFAB2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7BCC6C8" w14:textId="77777777" w:rsidR="00BE166D" w:rsidRPr="00ED60F8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75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76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  <w:t xml:space="preserve">P_R_REQ_INIT </w:t>
            </w:r>
          </w:p>
        </w:tc>
        <w:tc>
          <w:tcPr>
            <w:tcW w:w="2858" w:type="dxa"/>
          </w:tcPr>
          <w:p w14:paraId="2022D866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214)</w:t>
            </w:r>
          </w:p>
        </w:tc>
        <w:tc>
          <w:tcPr>
            <w:tcW w:w="1134" w:type="dxa"/>
          </w:tcPr>
          <w:p w14:paraId="73D490B3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CC02674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BE166D" w:rsidRPr="00B14034" w14:paraId="4626357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8914E3D" w14:textId="6BC88B5E" w:rsidR="00BE166D" w:rsidRPr="00ED60F8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77" w:author="Бумай Елена Юрьевна [2]" w:date="2026-05-20T12:28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878" w:author="Бумай Елена Юрьевна [2]" w:date="2026-05-20T12:28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  <w:t xml:space="preserve">P_ARR_SUM </w:t>
            </w:r>
          </w:p>
        </w:tc>
        <w:tc>
          <w:tcPr>
            <w:tcW w:w="2858" w:type="dxa"/>
          </w:tcPr>
          <w:p w14:paraId="59735040" w14:textId="20312BB4" w:rsidR="00BE166D" w:rsidRPr="00B14034" w:rsidRDefault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ins w:id="879" w:author="Бумай Елена Юрьевна [2]" w:date="2026-05-20T12:22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Массив данных - </w:t>
              </w:r>
            </w:ins>
            <w:del w:id="880" w:author="Бумай Елена Юрьевна [2]" w:date="2026-05-20T12:22:00Z">
              <w:r w:rsidR="00BE166D" w:rsidRPr="00B14034" w:rsidDel="00A567F5">
                <w:rPr>
                  <w:rFonts w:ascii="Times New Roman" w:hAnsi="Times New Roman" w:cs="Times New Roman"/>
                  <w:sz w:val="28"/>
                  <w:szCs w:val="28"/>
                </w:rPr>
                <w:delText>С</w:delText>
              </w:r>
            </w:del>
            <w:ins w:id="881" w:author="Бумай Елена Юрьевна [2]" w:date="2026-05-20T12:22:00Z">
              <w:r>
                <w:rPr>
                  <w:rFonts w:ascii="Times New Roman" w:hAnsi="Times New Roman" w:cs="Times New Roman"/>
                  <w:sz w:val="28"/>
                  <w:szCs w:val="28"/>
                </w:rPr>
                <w:t>с</w:t>
              </w:r>
            </w:ins>
            <w:r w:rsidR="00BE166D" w:rsidRPr="00B14034">
              <w:rPr>
                <w:rFonts w:ascii="Times New Roman" w:hAnsi="Times New Roman" w:cs="Times New Roman"/>
                <w:sz w:val="28"/>
                <w:szCs w:val="28"/>
              </w:rPr>
              <w:t>уммы требования и остатки ко взысканию</w:t>
            </w:r>
            <w:ins w:id="882" w:author="Бумай Елена Юрьевна [2]" w:date="2026-05-20T12:22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A567F5">
                <w:rPr>
                  <w:rFonts w:ascii="Times New Roman" w:hAnsi="Times New Roman" w:cs="Times New Roman"/>
                  <w:i/>
                  <w:iCs/>
                  <w:sz w:val="28"/>
                  <w:szCs w:val="28"/>
                  <w:rPrChange w:id="883" w:author="Бумай Елена Юрьевна [2]" w:date="2026-05-20T12:22:00Z">
                    <w:rPr>
                      <w:rFonts w:ascii="Times New Roman" w:hAnsi="Times New Roman" w:cs="Times New Roman"/>
                      <w:iCs/>
                      <w:sz w:val="28"/>
                      <w:szCs w:val="28"/>
                    </w:rPr>
                  </w:rPrChange>
                </w:rPr>
                <w:t>(</w:t>
              </w:r>
              <w:r>
                <w:rPr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уровень 3)</w:t>
              </w:r>
            </w:ins>
          </w:p>
        </w:tc>
        <w:tc>
          <w:tcPr>
            <w:tcW w:w="1134" w:type="dxa"/>
          </w:tcPr>
          <w:p w14:paraId="37DA9C24" w14:textId="77777777" w:rsidR="00BE166D" w:rsidRPr="00DA17D5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7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2971" w:type="dxa"/>
            <w:vAlign w:val="center"/>
          </w:tcPr>
          <w:p w14:paraId="58A4D257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704DB68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2DDD240" w14:textId="6BA07CFF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PRICE </w:t>
            </w:r>
          </w:p>
        </w:tc>
        <w:tc>
          <w:tcPr>
            <w:tcW w:w="2858" w:type="dxa"/>
          </w:tcPr>
          <w:p w14:paraId="52D7A7AF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Сумма требования</w:t>
            </w:r>
          </w:p>
        </w:tc>
        <w:tc>
          <w:tcPr>
            <w:tcW w:w="1134" w:type="dxa"/>
          </w:tcPr>
          <w:p w14:paraId="3648B486" w14:textId="77777777" w:rsidR="00BE166D" w:rsidRPr="006940CB" w:rsidRDefault="00BE166D" w:rsidP="00BE166D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971" w:type="dxa"/>
            <w:vAlign w:val="center"/>
          </w:tcPr>
          <w:p w14:paraId="1E424B41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29DBC225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06068E7" w14:textId="0AB9F195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CURR_CODE </w:t>
            </w:r>
          </w:p>
        </w:tc>
        <w:tc>
          <w:tcPr>
            <w:tcW w:w="2858" w:type="dxa"/>
          </w:tcPr>
          <w:p w14:paraId="3DA55C88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Валюта требования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ОКРБ «Валюты»)</w:t>
            </w:r>
          </w:p>
        </w:tc>
        <w:tc>
          <w:tcPr>
            <w:tcW w:w="1134" w:type="dxa"/>
          </w:tcPr>
          <w:p w14:paraId="0BDB9591" w14:textId="77777777" w:rsidR="00BE166D" w:rsidRDefault="00BE166D" w:rsidP="00BE166D">
            <w:r w:rsidRPr="009C2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2058C15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70AF05C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EB3C7FA" w14:textId="42A3238E" w:rsidR="00BE166D" w:rsidRPr="00F9558D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_REST_SUM</w:t>
            </w:r>
          </w:p>
        </w:tc>
        <w:tc>
          <w:tcPr>
            <w:tcW w:w="2858" w:type="dxa"/>
          </w:tcPr>
          <w:p w14:paraId="020BBE0E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Остаток требования ко взысканию</w:t>
            </w:r>
          </w:p>
        </w:tc>
        <w:tc>
          <w:tcPr>
            <w:tcW w:w="1134" w:type="dxa"/>
          </w:tcPr>
          <w:p w14:paraId="1786D8DC" w14:textId="77777777" w:rsidR="00BE166D" w:rsidRDefault="00BE166D" w:rsidP="00BE166D">
            <w:r w:rsidRPr="009C2A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2B3A2520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320D2D3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57CA1BF" w14:textId="77777777" w:rsidR="00BE166D" w:rsidRPr="00ED60F8" w:rsidRDefault="00BE166D" w:rsidP="00BE166D">
            <w:pPr>
              <w:rPr>
                <w:rFonts w:ascii="Times New Roman" w:hAnsi="Times New Roman" w:cs="Times New Roman"/>
                <w:b/>
                <w:sz w:val="28"/>
                <w:szCs w:val="28"/>
                <w:rPrChange w:id="884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rPrChange w:id="885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t>CLAIMANT</w:t>
            </w:r>
          </w:p>
        </w:tc>
        <w:tc>
          <w:tcPr>
            <w:tcW w:w="2858" w:type="dxa"/>
          </w:tcPr>
          <w:p w14:paraId="1955CDC4" w14:textId="1EE7F5A2" w:rsidR="00BE166D" w:rsidRPr="00935C63" w:rsidRDefault="00A567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ins w:id="886" w:author="Бумай Елена Юрьевна [2]" w:date="2026-05-20T12:18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Блок данных о взыскателе </w:t>
              </w:r>
            </w:ins>
            <w:del w:id="887" w:author="Бумай Елена Юрьевна [2]" w:date="2026-05-20T12:19:00Z">
              <w:r w:rsidR="00BE166D" w:rsidRPr="00935C63" w:rsidDel="00A567F5">
                <w:rPr>
                  <w:rFonts w:ascii="Times New Roman" w:hAnsi="Times New Roman" w:cs="Times New Roman"/>
                  <w:sz w:val="28"/>
                  <w:szCs w:val="28"/>
                </w:rPr>
                <w:delText>Информация о взыскателе</w:delText>
              </w:r>
            </w:del>
            <w:ins w:id="888" w:author="Бумай Елена Юрьевна [2]" w:date="2026-05-20T12:19:00Z"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2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</w:tcPr>
          <w:p w14:paraId="0BC3A695" w14:textId="77777777" w:rsidR="00BE166D" w:rsidRPr="00935C63" w:rsidRDefault="00BE166D" w:rsidP="00BE1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C63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2971" w:type="dxa"/>
          </w:tcPr>
          <w:p w14:paraId="6BDA5574" w14:textId="77777777" w:rsidR="00BE166D" w:rsidRPr="00935C63" w:rsidRDefault="00BE166D" w:rsidP="00BE1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935C6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E166D" w:rsidRPr="00B14034" w14:paraId="2110D41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E8D5ECB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P_C_COUNTRY </w:t>
            </w:r>
          </w:p>
        </w:tc>
        <w:tc>
          <w:tcPr>
            <w:tcW w:w="2858" w:type="dxa"/>
          </w:tcPr>
          <w:p w14:paraId="507A5F39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Страна гражданства взыскателя</w:t>
            </w:r>
          </w:p>
        </w:tc>
        <w:tc>
          <w:tcPr>
            <w:tcW w:w="1134" w:type="dxa"/>
          </w:tcPr>
          <w:p w14:paraId="01A3E082" w14:textId="77777777" w:rsidR="00BE166D" w:rsidRDefault="00BE166D" w:rsidP="00BE166D">
            <w:r w:rsidRPr="00C95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6E883B1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166D" w:rsidRPr="00B14034" w14:paraId="2C849453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DA4B9C7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P_C_SURNAME </w:t>
            </w:r>
          </w:p>
        </w:tc>
        <w:tc>
          <w:tcPr>
            <w:tcW w:w="2858" w:type="dxa"/>
          </w:tcPr>
          <w:p w14:paraId="5377D37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Фамилия взыскателя</w:t>
            </w:r>
          </w:p>
        </w:tc>
        <w:tc>
          <w:tcPr>
            <w:tcW w:w="1134" w:type="dxa"/>
          </w:tcPr>
          <w:p w14:paraId="36F80EA0" w14:textId="77777777" w:rsidR="00BE166D" w:rsidRDefault="00BE166D" w:rsidP="00BE166D">
            <w:r w:rsidRPr="00C95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555ED7C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BE166D" w:rsidRPr="00B14034" w14:paraId="47BB2263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53B0BAA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P_C_FIRST_NAME </w:t>
            </w:r>
          </w:p>
        </w:tc>
        <w:tc>
          <w:tcPr>
            <w:tcW w:w="2858" w:type="dxa"/>
          </w:tcPr>
          <w:p w14:paraId="753B7EF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взыскателя</w:t>
            </w:r>
          </w:p>
        </w:tc>
        <w:tc>
          <w:tcPr>
            <w:tcW w:w="1134" w:type="dxa"/>
          </w:tcPr>
          <w:p w14:paraId="06823CC6" w14:textId="77777777" w:rsidR="00BE166D" w:rsidRDefault="00BE166D" w:rsidP="00BE166D">
            <w:r w:rsidRPr="00C95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D621B38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BE166D" w:rsidRPr="00B14034" w14:paraId="1133A40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123112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P_C_FATHER_NAME</w:t>
            </w:r>
          </w:p>
        </w:tc>
        <w:tc>
          <w:tcPr>
            <w:tcW w:w="2858" w:type="dxa"/>
          </w:tcPr>
          <w:p w14:paraId="6955A8D5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взыскателя</w:t>
            </w:r>
          </w:p>
        </w:tc>
        <w:tc>
          <w:tcPr>
            <w:tcW w:w="1134" w:type="dxa"/>
          </w:tcPr>
          <w:p w14:paraId="163ADEE7" w14:textId="77777777" w:rsidR="00BE166D" w:rsidRDefault="00BE166D" w:rsidP="00BE166D">
            <w:r w:rsidRPr="00C95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B86107E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BE166D" w:rsidRPr="00B14034" w14:paraId="1F2B8C39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528EDA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P_C_DATE_REG </w:t>
            </w:r>
          </w:p>
        </w:tc>
        <w:tc>
          <w:tcPr>
            <w:tcW w:w="2858" w:type="dxa"/>
          </w:tcPr>
          <w:p w14:paraId="0E30CC60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Дата регистрации/рождения взыскателя</w:t>
            </w:r>
          </w:p>
        </w:tc>
        <w:tc>
          <w:tcPr>
            <w:tcW w:w="1134" w:type="dxa"/>
          </w:tcPr>
          <w:p w14:paraId="011D29AA" w14:textId="77777777" w:rsidR="00BE166D" w:rsidRDefault="00BE166D" w:rsidP="00BE166D">
            <w:r w:rsidRPr="00C955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6D4075E" w14:textId="77777777" w:rsidR="00BE166D" w:rsidRPr="00B14034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BE166D" w:rsidRPr="00B14034" w14:paraId="7DE5712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4AF3B4D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P_C_IDF_NUM</w:t>
            </w:r>
          </w:p>
        </w:tc>
        <w:tc>
          <w:tcPr>
            <w:tcW w:w="2858" w:type="dxa"/>
          </w:tcPr>
          <w:p w14:paraId="3182D596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Личный/регистрационный номер взыскателя</w:t>
            </w:r>
          </w:p>
        </w:tc>
        <w:tc>
          <w:tcPr>
            <w:tcW w:w="1134" w:type="dxa"/>
          </w:tcPr>
          <w:p w14:paraId="0348A274" w14:textId="77777777" w:rsidR="00BE166D" w:rsidRPr="00B14034" w:rsidRDefault="00BE166D" w:rsidP="00BE166D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48CF025" w14:textId="77777777" w:rsidR="00BE166D" w:rsidRPr="00935C63" w:rsidRDefault="00BE166D" w:rsidP="00BE166D">
            <w:pPr>
              <w:jc w:val="center"/>
              <w:rPr>
                <w:rFonts w:ascii="Times New Roman" w:hAnsi="Times New Roman" w:cs="Times New Roman"/>
              </w:rPr>
            </w:pPr>
            <w:r w:rsidRPr="00935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 если взыскатель является гражданином Республики Беларусь или имеет вид на жительство в Республике Беларусь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(может отсутствовать у иностранных граждан)</w:t>
            </w:r>
          </w:p>
        </w:tc>
      </w:tr>
      <w:tr w:rsidR="00A567F5" w:rsidRPr="00B14034" w14:paraId="691CA63D" w14:textId="77777777" w:rsidTr="007A102C">
        <w:tblPrEx>
          <w:tblW w:w="9637" w:type="dxa"/>
          <w:tblLayout w:type="fixed"/>
          <w:tblPrExChange w:id="889" w:author="Бумай Елена Юрьевна [2]" w:date="2026-05-20T12:23:00Z">
            <w:tblPrEx>
              <w:tblW w:w="9637" w:type="dxa"/>
              <w:tblLayout w:type="fixed"/>
            </w:tblPrEx>
          </w:tblPrExChange>
        </w:tblPrEx>
        <w:trPr>
          <w:gridAfter w:val="1"/>
          <w:wAfter w:w="8" w:type="dxa"/>
          <w:trPrChange w:id="890" w:author="Бумай Елена Юрьевна [2]" w:date="2026-05-20T12:23:00Z">
            <w:trPr>
              <w:gridAfter w:val="1"/>
              <w:wAfter w:w="8" w:type="dxa"/>
            </w:trPr>
          </w:trPrChange>
        </w:trPr>
        <w:tc>
          <w:tcPr>
            <w:tcW w:w="2666" w:type="dxa"/>
            <w:tcPrChange w:id="891" w:author="Бумай Елена Юрьевна [2]" w:date="2026-05-20T12:23:00Z">
              <w:tcPr>
                <w:tcW w:w="2666" w:type="dxa"/>
              </w:tcPr>
            </w:tcPrChange>
          </w:tcPr>
          <w:p w14:paraId="6633522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P_C_ADR_REG</w:t>
            </w:r>
          </w:p>
        </w:tc>
        <w:tc>
          <w:tcPr>
            <w:tcW w:w="2858" w:type="dxa"/>
            <w:tcPrChange w:id="892" w:author="Бумай Елена Юрьевна [2]" w:date="2026-05-20T12:23:00Z">
              <w:tcPr>
                <w:tcW w:w="2858" w:type="dxa"/>
              </w:tcPr>
            </w:tcPrChange>
          </w:tcPr>
          <w:p w14:paraId="59E4037A" w14:textId="71909D7A" w:rsidR="00A567F5" w:rsidRPr="00B14034" w:rsidRDefault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ins w:id="893" w:author="Бумай Елена Юрьевна [2]" w:date="2026-05-20T12:19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Блок </w:t>
              </w:r>
            </w:ins>
            <w:del w:id="894" w:author="Бумай Елена Юрьевна [2]" w:date="2026-05-20T12:19:00Z">
              <w:r w:rsidRPr="00B14034" w:rsidDel="00A567F5">
                <w:rPr>
                  <w:rFonts w:ascii="Times New Roman" w:hAnsi="Times New Roman" w:cs="Times New Roman"/>
                  <w:sz w:val="28"/>
                  <w:szCs w:val="28"/>
                </w:rPr>
                <w:delText>Д</w:delText>
              </w:r>
            </w:del>
            <w:ins w:id="895" w:author="Бумай Елена Юрьевна [2]" w:date="2026-05-20T12:19:00Z">
              <w:r>
                <w:rPr>
                  <w:rFonts w:ascii="Times New Roman" w:hAnsi="Times New Roman" w:cs="Times New Roman"/>
                  <w:sz w:val="28"/>
                  <w:szCs w:val="28"/>
                </w:rPr>
                <w:t>д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анны</w:t>
            </w:r>
            <w:ins w:id="896" w:author="Бумай Елена Юрьевна [2]" w:date="2026-05-20T12:19:00Z">
              <w:r>
                <w:rPr>
                  <w:rFonts w:ascii="Times New Roman" w:hAnsi="Times New Roman" w:cs="Times New Roman"/>
                  <w:sz w:val="28"/>
                  <w:szCs w:val="28"/>
                </w:rPr>
                <w:t>х</w:t>
              </w:r>
            </w:ins>
            <w:del w:id="897" w:author="Бумай Елена Юрьевна [2]" w:date="2026-05-20T12:19:00Z">
              <w:r w:rsidRPr="00B14034" w:rsidDel="00A567F5">
                <w:rPr>
                  <w:rFonts w:ascii="Times New Roman" w:hAnsi="Times New Roman" w:cs="Times New Roman"/>
                  <w:sz w:val="28"/>
                  <w:szCs w:val="28"/>
                </w:rPr>
                <w:delText>е</w:delText>
              </w:r>
            </w:del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об адресе регистрации взыскателя</w:t>
            </w:r>
            <w:ins w:id="898" w:author="Бумай Елена Юрьевна [2]" w:date="2026-05-20T12:19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3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  <w:vAlign w:val="center"/>
            <w:tcPrChange w:id="899" w:author="Бумай Елена Юрьевна [2]" w:date="2026-05-20T12:23:00Z">
              <w:tcPr>
                <w:tcW w:w="1134" w:type="dxa"/>
              </w:tcPr>
            </w:tcPrChange>
          </w:tcPr>
          <w:p w14:paraId="1B664094" w14:textId="07FBCC28" w:rsidR="00A567F5" w:rsidRPr="00DA17D5" w:rsidRDefault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ins w:id="900" w:author="Бумай Елена Юрьевна [2]" w:date="2026-05-20T12:23:00Z">
              <w:r w:rsidRPr="00DB1EF9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t>object</w:t>
              </w:r>
            </w:ins>
            <w:proofErr w:type="spellEnd"/>
            <w:del w:id="901" w:author="Бумай Елена Юрьевна [2]" w:date="2026-05-20T12:23:00Z">
              <w:r w:rsidDel="00A567F5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clob</w:delText>
              </w:r>
            </w:del>
          </w:p>
        </w:tc>
        <w:tc>
          <w:tcPr>
            <w:tcW w:w="2971" w:type="dxa"/>
            <w:vAlign w:val="center"/>
            <w:tcPrChange w:id="902" w:author="Бумай Елена Юрьевна [2]" w:date="2026-05-20T12:23:00Z">
              <w:tcPr>
                <w:tcW w:w="2971" w:type="dxa"/>
                <w:vAlign w:val="center"/>
              </w:tcPr>
            </w:tcPrChange>
          </w:tcPr>
          <w:p w14:paraId="3CC83EC3" w14:textId="77777777" w:rsidR="00A567F5" w:rsidRPr="00DB1EF9" w:rsidRDefault="00A567F5" w:rsidP="00A567F5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5186642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B22657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FULL_ADR </w:t>
            </w:r>
          </w:p>
        </w:tc>
        <w:tc>
          <w:tcPr>
            <w:tcW w:w="2858" w:type="dxa"/>
          </w:tcPr>
          <w:p w14:paraId="419BC1B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134" w:type="dxa"/>
          </w:tcPr>
          <w:p w14:paraId="0F62DBB4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E933C8A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5EE90250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BBD2D32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COUNTRY </w:t>
            </w:r>
          </w:p>
        </w:tc>
        <w:tc>
          <w:tcPr>
            <w:tcW w:w="2858" w:type="dxa"/>
          </w:tcPr>
          <w:p w14:paraId="137BA8C4" w14:textId="767C6940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E17B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страны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ОКРБ «Страны мира», справочник 306</w:t>
            </w:r>
            <w:r w:rsidRPr="00E17B7C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  <w:tc>
          <w:tcPr>
            <w:tcW w:w="1134" w:type="dxa"/>
          </w:tcPr>
          <w:p w14:paraId="0A061344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261DC3B0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3C9C307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C0AACED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REGION</w:t>
            </w:r>
          </w:p>
        </w:tc>
        <w:tc>
          <w:tcPr>
            <w:tcW w:w="2858" w:type="dxa"/>
          </w:tcPr>
          <w:p w14:paraId="3098CF39" w14:textId="481E7F4C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7152905A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778B3F3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3F667D1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EFB3D9C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AREA </w:t>
            </w:r>
          </w:p>
        </w:tc>
        <w:tc>
          <w:tcPr>
            <w:tcW w:w="2858" w:type="dxa"/>
          </w:tcPr>
          <w:p w14:paraId="17776C5B" w14:textId="47525F4B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5B849B00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93B34D5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1C73CDF5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9D9873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NP_TYPE </w:t>
            </w:r>
          </w:p>
        </w:tc>
        <w:tc>
          <w:tcPr>
            <w:tcW w:w="2858" w:type="dxa"/>
          </w:tcPr>
          <w:p w14:paraId="0924203F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населенного пункта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309)</w:t>
            </w:r>
          </w:p>
        </w:tc>
        <w:tc>
          <w:tcPr>
            <w:tcW w:w="1134" w:type="dxa"/>
          </w:tcPr>
          <w:p w14:paraId="49F5C244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42A7913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271BE98F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1B0F3D1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NP </w:t>
            </w:r>
          </w:p>
        </w:tc>
        <w:tc>
          <w:tcPr>
            <w:tcW w:w="2858" w:type="dxa"/>
          </w:tcPr>
          <w:p w14:paraId="1C865B2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населенного пункта</w:t>
            </w:r>
          </w:p>
        </w:tc>
        <w:tc>
          <w:tcPr>
            <w:tcW w:w="1134" w:type="dxa"/>
          </w:tcPr>
          <w:p w14:paraId="6964239C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1B71135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6589F943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4DBDB7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STREET_TYPE</w:t>
            </w:r>
          </w:p>
        </w:tc>
        <w:tc>
          <w:tcPr>
            <w:tcW w:w="2858" w:type="dxa"/>
          </w:tcPr>
          <w:p w14:paraId="317FD0EE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улично-дорожной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308)</w:t>
            </w:r>
          </w:p>
        </w:tc>
        <w:tc>
          <w:tcPr>
            <w:tcW w:w="1134" w:type="dxa"/>
          </w:tcPr>
          <w:p w14:paraId="0F7F0CCF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81B2C94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6E47784D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92C74D3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STREET </w:t>
            </w:r>
          </w:p>
        </w:tc>
        <w:tc>
          <w:tcPr>
            <w:tcW w:w="2858" w:type="dxa"/>
          </w:tcPr>
          <w:p w14:paraId="398ABBA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улицы</w:t>
            </w:r>
          </w:p>
        </w:tc>
        <w:tc>
          <w:tcPr>
            <w:tcW w:w="1134" w:type="dxa"/>
          </w:tcPr>
          <w:p w14:paraId="1A4E29B9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3A36431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1E1A583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6DF0D45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HOUSE </w:t>
            </w:r>
          </w:p>
        </w:tc>
        <w:tc>
          <w:tcPr>
            <w:tcW w:w="2858" w:type="dxa"/>
          </w:tcPr>
          <w:p w14:paraId="760CEE1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1134" w:type="dxa"/>
          </w:tcPr>
          <w:p w14:paraId="691733B5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A27A60F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физическим лицом</w:t>
            </w:r>
          </w:p>
        </w:tc>
      </w:tr>
      <w:tr w:rsidR="00A567F5" w:rsidRPr="00B14034" w14:paraId="45A9645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3B78D8C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CORP </w:t>
            </w:r>
          </w:p>
        </w:tc>
        <w:tc>
          <w:tcPr>
            <w:tcW w:w="2858" w:type="dxa"/>
          </w:tcPr>
          <w:p w14:paraId="63BE23F3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корпуса</w:t>
            </w:r>
          </w:p>
        </w:tc>
        <w:tc>
          <w:tcPr>
            <w:tcW w:w="1134" w:type="dxa"/>
          </w:tcPr>
          <w:p w14:paraId="1076174B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D684EF2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382203F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E7A5F6E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FLAT </w:t>
            </w:r>
          </w:p>
        </w:tc>
        <w:tc>
          <w:tcPr>
            <w:tcW w:w="2858" w:type="dxa"/>
          </w:tcPr>
          <w:p w14:paraId="07ABB6F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  <w:tc>
          <w:tcPr>
            <w:tcW w:w="1134" w:type="dxa"/>
          </w:tcPr>
          <w:p w14:paraId="6195BC99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8712840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6E4A58B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BFE8647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POST_INDEX </w:t>
            </w:r>
          </w:p>
        </w:tc>
        <w:tc>
          <w:tcPr>
            <w:tcW w:w="2858" w:type="dxa"/>
          </w:tcPr>
          <w:p w14:paraId="3E72151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1134" w:type="dxa"/>
          </w:tcPr>
          <w:p w14:paraId="399F7E74" w14:textId="77777777" w:rsidR="00A567F5" w:rsidRDefault="00A567F5" w:rsidP="00A567F5"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6C2E7FB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33595491" w14:textId="77777777" w:rsidTr="002335BC">
        <w:trPr>
          <w:gridAfter w:val="1"/>
          <w:wAfter w:w="8" w:type="dxa"/>
        </w:trPr>
        <w:tc>
          <w:tcPr>
            <w:tcW w:w="2666" w:type="dxa"/>
            <w:vAlign w:val="center"/>
          </w:tcPr>
          <w:p w14:paraId="353AE1E4" w14:textId="77777777" w:rsidR="00A567F5" w:rsidRPr="00DB1EF9" w:rsidRDefault="00A567F5" w:rsidP="00A567F5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P_C_ADR_FACT</w:t>
            </w:r>
          </w:p>
        </w:tc>
        <w:tc>
          <w:tcPr>
            <w:tcW w:w="2858" w:type="dxa"/>
            <w:vAlign w:val="center"/>
          </w:tcPr>
          <w:p w14:paraId="2EF8A74B" w14:textId="4F2D4FD2" w:rsidR="00A567F5" w:rsidRPr="00DB1EF9" w:rsidRDefault="00A567F5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ins w:id="903" w:author="Бумай Елена Юрьевна [2]" w:date="2026-05-20T12:20:00Z">
              <w:r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t xml:space="preserve">Блок данных </w:t>
              </w:r>
            </w:ins>
            <w:del w:id="904" w:author="Бумай Елена Юрьевна [2]" w:date="2026-05-20T12:20:00Z">
              <w:r w:rsidRPr="00DB1EF9" w:rsidDel="00A567F5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delText xml:space="preserve">Данные </w:delText>
              </w:r>
            </w:del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 фактическом адресе взыскателя</w:t>
            </w:r>
            <w:ins w:id="905" w:author="Бумай Елена Юрьевна [2]" w:date="2026-05-20T12:20:00Z">
              <w:r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3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  <w:vAlign w:val="center"/>
          </w:tcPr>
          <w:p w14:paraId="1436BC52" w14:textId="77777777" w:rsidR="00A567F5" w:rsidRPr="00DB1EF9" w:rsidRDefault="00A567F5" w:rsidP="00A567F5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proofErr w:type="spellStart"/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2971" w:type="dxa"/>
            <w:vAlign w:val="center"/>
          </w:tcPr>
          <w:p w14:paraId="12E341A0" w14:textId="77777777" w:rsidR="00A567F5" w:rsidRPr="00DB1EF9" w:rsidRDefault="00A567F5" w:rsidP="00A567F5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но может быть не заполнен (</w:t>
            </w:r>
            <w:proofErr w:type="spellStart"/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16825482" w14:textId="77777777" w:rsidTr="00FD4741">
        <w:trPr>
          <w:gridAfter w:val="1"/>
          <w:wAfter w:w="8" w:type="dxa"/>
        </w:trPr>
        <w:tc>
          <w:tcPr>
            <w:tcW w:w="9629" w:type="dxa"/>
            <w:gridSpan w:val="4"/>
          </w:tcPr>
          <w:p w14:paraId="42CEE70A" w14:textId="5E04942B" w:rsidR="00A567F5" w:rsidRDefault="00A567F5" w:rsidP="00A567F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Заполняется аналогично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ADR</w:t>
            </w:r>
            <w:r w:rsidRPr="00FC4B1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</w:t>
            </w:r>
          </w:p>
        </w:tc>
      </w:tr>
      <w:tr w:rsidR="00A567F5" w:rsidRPr="00B14034" w14:paraId="0ADFF49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3ADB4E0" w14:textId="2DDB177B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P_C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_UNP_WORK </w:t>
            </w:r>
          </w:p>
        </w:tc>
        <w:tc>
          <w:tcPr>
            <w:tcW w:w="2858" w:type="dxa"/>
          </w:tcPr>
          <w:p w14:paraId="7A00D116" w14:textId="6E44084E" w:rsidR="00A567F5" w:rsidRPr="00F9558D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УНП места работы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взыскателя</w:t>
            </w:r>
          </w:p>
        </w:tc>
        <w:tc>
          <w:tcPr>
            <w:tcW w:w="1134" w:type="dxa"/>
          </w:tcPr>
          <w:p w14:paraId="0C621F6C" w14:textId="38A93211" w:rsidR="00A567F5" w:rsidRPr="00DA17D5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70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2B5C3167" w14:textId="4DF2988E" w:rsidR="00A567F5" w:rsidRPr="00885ECF" w:rsidRDefault="00A567F5" w:rsidP="00A5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659BE021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50E166C" w14:textId="06C738A3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P_C_PHONE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58" w:type="dxa"/>
          </w:tcPr>
          <w:p w14:paraId="087ED54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о телефонах взыскателя</w:t>
            </w:r>
          </w:p>
        </w:tc>
        <w:tc>
          <w:tcPr>
            <w:tcW w:w="1134" w:type="dxa"/>
          </w:tcPr>
          <w:p w14:paraId="04C7AB94" w14:textId="77777777" w:rsidR="00A567F5" w:rsidRPr="00DA17D5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7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2971" w:type="dxa"/>
            <w:vAlign w:val="center"/>
          </w:tcPr>
          <w:p w14:paraId="7B0E107F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73D1272F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7F245E7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PHONE </w:t>
            </w:r>
          </w:p>
        </w:tc>
        <w:tc>
          <w:tcPr>
            <w:tcW w:w="2858" w:type="dxa"/>
          </w:tcPr>
          <w:p w14:paraId="147088AF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134" w:type="dxa"/>
          </w:tcPr>
          <w:p w14:paraId="3C386C47" w14:textId="77777777" w:rsidR="00A567F5" w:rsidRPr="00DA17D5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B9EBD4D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33E2310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9D92BB6" w14:textId="7532569E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P_C_EMAIL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58" w:type="dxa"/>
          </w:tcPr>
          <w:p w14:paraId="5B6EC5D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Данные о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взыскателя</w:t>
            </w:r>
          </w:p>
        </w:tc>
        <w:tc>
          <w:tcPr>
            <w:tcW w:w="1134" w:type="dxa"/>
          </w:tcPr>
          <w:p w14:paraId="43A902C7" w14:textId="77777777" w:rsidR="00A567F5" w:rsidRPr="00935C63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clob</w:t>
            </w:r>
            <w:proofErr w:type="spellEnd"/>
          </w:p>
        </w:tc>
        <w:tc>
          <w:tcPr>
            <w:tcW w:w="2971" w:type="dxa"/>
            <w:vAlign w:val="center"/>
          </w:tcPr>
          <w:p w14:paraId="45DC6A2E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2F5F29E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7802DAB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EMAIL </w:t>
            </w:r>
          </w:p>
        </w:tc>
        <w:tc>
          <w:tcPr>
            <w:tcW w:w="2858" w:type="dxa"/>
          </w:tcPr>
          <w:p w14:paraId="5B64B536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134" w:type="dxa"/>
          </w:tcPr>
          <w:p w14:paraId="4188CC62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815976E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422F0D4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0D7860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P_C_FIRM_NAME </w:t>
            </w:r>
          </w:p>
        </w:tc>
        <w:tc>
          <w:tcPr>
            <w:tcW w:w="2858" w:type="dxa"/>
          </w:tcPr>
          <w:p w14:paraId="173E28E5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взыскателя –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юр.лица</w:t>
            </w:r>
            <w:proofErr w:type="spellEnd"/>
          </w:p>
        </w:tc>
        <w:tc>
          <w:tcPr>
            <w:tcW w:w="1134" w:type="dxa"/>
          </w:tcPr>
          <w:p w14:paraId="46B38506" w14:textId="77777777" w:rsidR="00A567F5" w:rsidRDefault="00A567F5" w:rsidP="00A567F5">
            <w:r w:rsidRPr="008216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0031AFB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65F56DA5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21D9E56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P_C_OPF</w:t>
            </w:r>
          </w:p>
        </w:tc>
        <w:tc>
          <w:tcPr>
            <w:tcW w:w="2858" w:type="dxa"/>
          </w:tcPr>
          <w:p w14:paraId="6550038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Организационно-правовая форма взыскателя</w:t>
            </w:r>
          </w:p>
        </w:tc>
        <w:tc>
          <w:tcPr>
            <w:tcW w:w="1134" w:type="dxa"/>
          </w:tcPr>
          <w:p w14:paraId="49A484BF" w14:textId="77777777" w:rsidR="00A567F5" w:rsidRDefault="00A567F5" w:rsidP="00A567F5">
            <w:r w:rsidRPr="008216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7857565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6F91A3BE" w14:textId="77777777" w:rsidTr="00CC326E">
        <w:tblPrEx>
          <w:tblW w:w="9637" w:type="dxa"/>
          <w:tblLayout w:type="fixed"/>
          <w:tblPrExChange w:id="906" w:author="Бумай Елена Юрьевна [2]" w:date="2026-05-20T12:23:00Z">
            <w:tblPrEx>
              <w:tblW w:w="9637" w:type="dxa"/>
              <w:tblLayout w:type="fixed"/>
            </w:tblPrEx>
          </w:tblPrExChange>
        </w:tblPrEx>
        <w:trPr>
          <w:gridAfter w:val="1"/>
          <w:wAfter w:w="8" w:type="dxa"/>
          <w:trPrChange w:id="907" w:author="Бумай Елена Юрьевна [2]" w:date="2026-05-20T12:23:00Z">
            <w:trPr>
              <w:gridAfter w:val="1"/>
              <w:wAfter w:w="8" w:type="dxa"/>
            </w:trPr>
          </w:trPrChange>
        </w:trPr>
        <w:tc>
          <w:tcPr>
            <w:tcW w:w="2666" w:type="dxa"/>
            <w:tcPrChange w:id="908" w:author="Бумай Елена Юрьевна [2]" w:date="2026-05-20T12:23:00Z">
              <w:tcPr>
                <w:tcW w:w="2666" w:type="dxa"/>
              </w:tcPr>
            </w:tcPrChange>
          </w:tcPr>
          <w:p w14:paraId="137C378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P_C_FIRM_ADR </w:t>
            </w:r>
          </w:p>
        </w:tc>
        <w:tc>
          <w:tcPr>
            <w:tcW w:w="2858" w:type="dxa"/>
            <w:tcPrChange w:id="909" w:author="Бумай Елена Юрьевна [2]" w:date="2026-05-20T12:23:00Z">
              <w:tcPr>
                <w:tcW w:w="2858" w:type="dxa"/>
              </w:tcPr>
            </w:tcPrChange>
          </w:tcPr>
          <w:p w14:paraId="1F69D3D6" w14:textId="6743DD46" w:rsidR="00A567F5" w:rsidRPr="00A567F5" w:rsidRDefault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rPrChange w:id="910" w:author="Бумай Елена Юрьевна [2]" w:date="2026-05-20T12:23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ins w:id="911" w:author="Бумай Елена Юрьевна [2]" w:date="2026-05-20T12:23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Блок данных об </w:t>
              </w:r>
            </w:ins>
            <w:del w:id="912" w:author="Бумай Елена Юрьевна [2]" w:date="2026-05-20T12:23:00Z">
              <w:r w:rsidRPr="00B14034" w:rsidDel="00A567F5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</w:del>
            <w:ins w:id="913" w:author="Бумай Елена Юрьевна [2]" w:date="2026-05-20T12:23:00Z">
              <w:r>
                <w:rPr>
                  <w:rFonts w:ascii="Times New Roman" w:hAnsi="Times New Roman" w:cs="Times New Roman"/>
                  <w:sz w:val="28"/>
                  <w:szCs w:val="28"/>
                </w:rPr>
                <w:t>а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дрес</w:t>
            </w:r>
            <w:ins w:id="914" w:author="Бумай Елена Юрьевна [2]" w:date="2026-05-20T12:24:00Z">
              <w:r>
                <w:rPr>
                  <w:rFonts w:ascii="Times New Roman" w:hAnsi="Times New Roman" w:cs="Times New Roman"/>
                  <w:sz w:val="28"/>
                  <w:szCs w:val="28"/>
                </w:rPr>
                <w:t>е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взыскателя –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юр.л</w:t>
            </w:r>
            <w:proofErr w:type="spellEnd"/>
            <w:ins w:id="915" w:author="Бумай Елена Юрьевна [2]" w:date="2026-05-20T12:24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A567F5">
                <w:rPr>
                  <w:rFonts w:ascii="Times New Roman" w:hAnsi="Times New Roman" w:cs="Times New Roman"/>
                  <w:i/>
                  <w:sz w:val="28"/>
                  <w:szCs w:val="28"/>
                  <w:rPrChange w:id="916" w:author="Бумай Елена Юрьевна [2]" w:date="2026-05-20T12:24:00Z">
                    <w:rPr>
                      <w:rFonts w:ascii="Times New Roman" w:hAnsi="Times New Roman" w:cs="Times New Roman"/>
                      <w:sz w:val="28"/>
                      <w:szCs w:val="28"/>
                    </w:rPr>
                  </w:rPrChange>
                </w:rPr>
                <w:t>(уровень 3)</w:t>
              </w:r>
            </w:ins>
          </w:p>
        </w:tc>
        <w:tc>
          <w:tcPr>
            <w:tcW w:w="1134" w:type="dxa"/>
            <w:vAlign w:val="center"/>
            <w:tcPrChange w:id="917" w:author="Бумай Елена Юрьевна [2]" w:date="2026-05-20T12:23:00Z">
              <w:tcPr>
                <w:tcW w:w="1134" w:type="dxa"/>
              </w:tcPr>
            </w:tcPrChange>
          </w:tcPr>
          <w:p w14:paraId="39F08445" w14:textId="7DDBACE7" w:rsidR="00A567F5" w:rsidRPr="00E46C15" w:rsidRDefault="00A567F5" w:rsidP="00A567F5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ins w:id="918" w:author="Бумай Елена Юрьевна [2]" w:date="2026-05-20T12:23:00Z">
              <w:r w:rsidRPr="00DB1EF9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t>object</w:t>
              </w:r>
            </w:ins>
            <w:proofErr w:type="spellEnd"/>
            <w:del w:id="919" w:author="Бумай Елена Юрьевна [2]" w:date="2026-05-20T12:23:00Z">
              <w:r w:rsidDel="00CC326E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clob</w:delText>
              </w:r>
            </w:del>
          </w:p>
        </w:tc>
        <w:tc>
          <w:tcPr>
            <w:tcW w:w="2971" w:type="dxa"/>
            <w:vAlign w:val="center"/>
            <w:tcPrChange w:id="920" w:author="Бумай Елена Юрьевна [2]" w:date="2026-05-20T12:23:00Z">
              <w:tcPr>
                <w:tcW w:w="2971" w:type="dxa"/>
                <w:vAlign w:val="center"/>
              </w:tcPr>
            </w:tcPrChange>
          </w:tcPr>
          <w:p w14:paraId="5B0F2880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02027A8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143A9C8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FULL_ADR </w:t>
            </w:r>
          </w:p>
        </w:tc>
        <w:tc>
          <w:tcPr>
            <w:tcW w:w="2858" w:type="dxa"/>
          </w:tcPr>
          <w:p w14:paraId="5BD53DF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134" w:type="dxa"/>
          </w:tcPr>
          <w:p w14:paraId="1EB609B0" w14:textId="77777777" w:rsidR="00A567F5" w:rsidRPr="00B14034" w:rsidRDefault="00A567F5" w:rsidP="00A567F5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26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89E752F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2FC3025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423101E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COUNTRY </w:t>
            </w:r>
          </w:p>
        </w:tc>
        <w:tc>
          <w:tcPr>
            <w:tcW w:w="2858" w:type="dxa"/>
          </w:tcPr>
          <w:p w14:paraId="402E1389" w14:textId="2BD25B92" w:rsidR="00A567F5" w:rsidRPr="00C10B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C10B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страны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(ОКРБ «Страны мира», справочник 306)</w:t>
            </w:r>
          </w:p>
        </w:tc>
        <w:tc>
          <w:tcPr>
            <w:tcW w:w="1134" w:type="dxa"/>
          </w:tcPr>
          <w:p w14:paraId="42B047EF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FC47B81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5F4131E5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73DB4D2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REGION </w:t>
            </w:r>
          </w:p>
        </w:tc>
        <w:tc>
          <w:tcPr>
            <w:tcW w:w="2858" w:type="dxa"/>
          </w:tcPr>
          <w:p w14:paraId="454EC7BC" w14:textId="33CC9F81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7A516344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F5A1E18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1BF719A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323FA5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AREA </w:t>
            </w:r>
          </w:p>
        </w:tc>
        <w:tc>
          <w:tcPr>
            <w:tcW w:w="2858" w:type="dxa"/>
          </w:tcPr>
          <w:p w14:paraId="76483891" w14:textId="42EFA572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54E6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текст)</w:t>
            </w:r>
          </w:p>
        </w:tc>
        <w:tc>
          <w:tcPr>
            <w:tcW w:w="1134" w:type="dxa"/>
          </w:tcPr>
          <w:p w14:paraId="4BAF05C4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47D0A0C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а, если взыскатель является юридическим лицом либо 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индивидуальным предпринимателем</w:t>
            </w:r>
          </w:p>
        </w:tc>
      </w:tr>
      <w:tr w:rsidR="00A567F5" w:rsidRPr="00B14034" w14:paraId="3FE8F37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1A08E82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NP_TYPE </w:t>
            </w:r>
          </w:p>
        </w:tc>
        <w:tc>
          <w:tcPr>
            <w:tcW w:w="2858" w:type="dxa"/>
          </w:tcPr>
          <w:p w14:paraId="378805D1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населенного пункта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309)</w:t>
            </w:r>
          </w:p>
        </w:tc>
        <w:tc>
          <w:tcPr>
            <w:tcW w:w="1134" w:type="dxa"/>
          </w:tcPr>
          <w:p w14:paraId="7853EEAD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6F85530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5B1DF93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6D1250C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NP </w:t>
            </w:r>
          </w:p>
        </w:tc>
        <w:tc>
          <w:tcPr>
            <w:tcW w:w="2858" w:type="dxa"/>
          </w:tcPr>
          <w:p w14:paraId="00873121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населенного пункта</w:t>
            </w:r>
          </w:p>
        </w:tc>
        <w:tc>
          <w:tcPr>
            <w:tcW w:w="1134" w:type="dxa"/>
          </w:tcPr>
          <w:p w14:paraId="5D746473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53E8916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2EFAF63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7EEA63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STREET_TYPE </w:t>
            </w:r>
          </w:p>
        </w:tc>
        <w:tc>
          <w:tcPr>
            <w:tcW w:w="2858" w:type="dxa"/>
          </w:tcPr>
          <w:p w14:paraId="096B9A2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улично-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дорожной 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308)</w:t>
            </w:r>
          </w:p>
        </w:tc>
        <w:tc>
          <w:tcPr>
            <w:tcW w:w="1134" w:type="dxa"/>
          </w:tcPr>
          <w:p w14:paraId="000460B2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2FE4071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724D998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CC5329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STREET </w:t>
            </w:r>
          </w:p>
        </w:tc>
        <w:tc>
          <w:tcPr>
            <w:tcW w:w="2858" w:type="dxa"/>
          </w:tcPr>
          <w:p w14:paraId="6431A53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улицы</w:t>
            </w:r>
          </w:p>
        </w:tc>
        <w:tc>
          <w:tcPr>
            <w:tcW w:w="1134" w:type="dxa"/>
          </w:tcPr>
          <w:p w14:paraId="5F9B0B69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5A11A757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48F7DB1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607E9F3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HOUSE </w:t>
            </w:r>
          </w:p>
        </w:tc>
        <w:tc>
          <w:tcPr>
            <w:tcW w:w="2858" w:type="dxa"/>
          </w:tcPr>
          <w:p w14:paraId="18A6C65A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1134" w:type="dxa"/>
          </w:tcPr>
          <w:p w14:paraId="51143194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EBECE2A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DB1EF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а, если взыскатель является юридическим лицом либо индивидуальным предпринимателем</w:t>
            </w:r>
          </w:p>
        </w:tc>
      </w:tr>
      <w:tr w:rsidR="00A567F5" w:rsidRPr="00B14034" w14:paraId="48C22E19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679D56F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CORP </w:t>
            </w:r>
          </w:p>
        </w:tc>
        <w:tc>
          <w:tcPr>
            <w:tcW w:w="2858" w:type="dxa"/>
          </w:tcPr>
          <w:p w14:paraId="1A1E8931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корпуса</w:t>
            </w:r>
          </w:p>
        </w:tc>
        <w:tc>
          <w:tcPr>
            <w:tcW w:w="1134" w:type="dxa"/>
          </w:tcPr>
          <w:p w14:paraId="2081E482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228228C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40E48D78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C6F5BBB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FLAT </w:t>
            </w:r>
          </w:p>
        </w:tc>
        <w:tc>
          <w:tcPr>
            <w:tcW w:w="2858" w:type="dxa"/>
          </w:tcPr>
          <w:p w14:paraId="371F0F4B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  <w:tc>
          <w:tcPr>
            <w:tcW w:w="1134" w:type="dxa"/>
          </w:tcPr>
          <w:p w14:paraId="3D9A7B79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A7FB8E1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7C49933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B14067E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POST_INDEX </w:t>
            </w:r>
          </w:p>
        </w:tc>
        <w:tc>
          <w:tcPr>
            <w:tcW w:w="2858" w:type="dxa"/>
          </w:tcPr>
          <w:p w14:paraId="6A49D7B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1134" w:type="dxa"/>
          </w:tcPr>
          <w:p w14:paraId="2DE4FC9E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4BC0646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1F7D9E7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DA121AF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P_C_REG_NUM </w:t>
            </w:r>
          </w:p>
        </w:tc>
        <w:tc>
          <w:tcPr>
            <w:tcW w:w="2858" w:type="dxa"/>
          </w:tcPr>
          <w:p w14:paraId="199610B7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УНП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взыскателя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юр.л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ица</w:t>
            </w:r>
            <w:proofErr w:type="spellEnd"/>
          </w:p>
        </w:tc>
        <w:tc>
          <w:tcPr>
            <w:tcW w:w="1134" w:type="dxa"/>
          </w:tcPr>
          <w:p w14:paraId="2D0C03AA" w14:textId="77777777" w:rsidR="00A567F5" w:rsidRDefault="00A567F5" w:rsidP="00A567F5">
            <w:r w:rsidRPr="00482F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0F559AA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74FC0AC3" w14:textId="77777777" w:rsidTr="002335BC">
        <w:tc>
          <w:tcPr>
            <w:tcW w:w="9637" w:type="dxa"/>
            <w:gridSpan w:val="5"/>
          </w:tcPr>
          <w:p w14:paraId="3135B8B7" w14:textId="77777777" w:rsidR="00A567F5" w:rsidRPr="00B14034" w:rsidRDefault="00A567F5" w:rsidP="00A567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о получателе (для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гос.органов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- данные перечисления денежных средств в бюджет, для коммерческих организаций – данные получателя совпадают с данными взыскателя)</w:t>
            </w:r>
          </w:p>
        </w:tc>
      </w:tr>
      <w:tr w:rsidR="00A567F5" w:rsidRPr="00B14034" w14:paraId="71CE588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435C338" w14:textId="77777777" w:rsidR="00A567F5" w:rsidRPr="00ED60F8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921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rPrChange w:id="922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t>P_B_UNP</w:t>
            </w:r>
          </w:p>
        </w:tc>
        <w:tc>
          <w:tcPr>
            <w:tcW w:w="2858" w:type="dxa"/>
          </w:tcPr>
          <w:p w14:paraId="1D8EEFDF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УНП получателя</w:t>
            </w:r>
          </w:p>
        </w:tc>
        <w:tc>
          <w:tcPr>
            <w:tcW w:w="1134" w:type="dxa"/>
          </w:tcPr>
          <w:p w14:paraId="0F94FE27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1E6E439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6BD307DD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4278D5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P_B_BANK_CODE </w:t>
            </w:r>
          </w:p>
        </w:tc>
        <w:tc>
          <w:tcPr>
            <w:tcW w:w="2858" w:type="dxa"/>
          </w:tcPr>
          <w:p w14:paraId="4C64EE2F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 банка получателя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swift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34" w:type="dxa"/>
          </w:tcPr>
          <w:p w14:paraId="57125CC9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767E7172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7C95C61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9E1A76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P_B_ACC_NUM </w:t>
            </w:r>
          </w:p>
        </w:tc>
        <w:tc>
          <w:tcPr>
            <w:tcW w:w="2858" w:type="dxa"/>
          </w:tcPr>
          <w:p w14:paraId="00DF75C8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Счет получателя</w:t>
            </w:r>
          </w:p>
        </w:tc>
        <w:tc>
          <w:tcPr>
            <w:tcW w:w="1134" w:type="dxa"/>
          </w:tcPr>
          <w:p w14:paraId="17B633F4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3F3D742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21FB2A0F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8DE6BD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P_B_CURR_CODE </w:t>
            </w:r>
          </w:p>
        </w:tc>
        <w:tc>
          <w:tcPr>
            <w:tcW w:w="2858" w:type="dxa"/>
          </w:tcPr>
          <w:p w14:paraId="27DB7278" w14:textId="77777777" w:rsidR="00A567F5" w:rsidRPr="006337BE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Валюта счета получателя</w:t>
            </w:r>
            <w:r w:rsidRPr="0063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ОКРБ «Валюты»)</w:t>
            </w:r>
          </w:p>
        </w:tc>
        <w:tc>
          <w:tcPr>
            <w:tcW w:w="1134" w:type="dxa"/>
          </w:tcPr>
          <w:p w14:paraId="28C31FE4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0AB2D71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004041E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B894B67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P_B_ACC_TYPE </w:t>
            </w:r>
          </w:p>
        </w:tc>
        <w:tc>
          <w:tcPr>
            <w:tcW w:w="2858" w:type="dxa"/>
          </w:tcPr>
          <w:p w14:paraId="1D1E92F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счета получателя</w:t>
            </w:r>
          </w:p>
        </w:tc>
        <w:tc>
          <w:tcPr>
            <w:tcW w:w="1134" w:type="dxa"/>
          </w:tcPr>
          <w:p w14:paraId="38F92B28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9F9690F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2EDBEE1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C2C6859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P_B_BUDJET_CODE </w:t>
            </w:r>
          </w:p>
        </w:tc>
        <w:tc>
          <w:tcPr>
            <w:tcW w:w="2858" w:type="dxa"/>
          </w:tcPr>
          <w:p w14:paraId="0EABF1BB" w14:textId="77777777" w:rsidR="00A567F5" w:rsidRPr="006337BE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 платежа в бюджет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«Коды платежей в бюджет)</w:t>
            </w:r>
          </w:p>
        </w:tc>
        <w:tc>
          <w:tcPr>
            <w:tcW w:w="1134" w:type="dxa"/>
          </w:tcPr>
          <w:p w14:paraId="75655B29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C6737FE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41D5B9A0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64A4BB0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P_B_LIC_ACC </w:t>
            </w:r>
          </w:p>
        </w:tc>
        <w:tc>
          <w:tcPr>
            <w:tcW w:w="2858" w:type="dxa"/>
          </w:tcPr>
          <w:p w14:paraId="2B467C86" w14:textId="77777777" w:rsidR="00A567F5" w:rsidRPr="006337BE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Лицевой</w:t>
            </w:r>
            <w:r w:rsidRPr="0063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счет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(иной идентификатор в системе взыскателя)</w:t>
            </w:r>
          </w:p>
        </w:tc>
        <w:tc>
          <w:tcPr>
            <w:tcW w:w="1134" w:type="dxa"/>
          </w:tcPr>
          <w:p w14:paraId="4A23F580" w14:textId="77777777" w:rsidR="00A567F5" w:rsidRDefault="00A567F5" w:rsidP="00A567F5"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08DFAA7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885ECF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 – при наличии (</w:t>
            </w:r>
            <w:proofErr w:type="spellStart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  <w:r w:rsidRPr="00885EC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поддерживается)</w:t>
            </w:r>
          </w:p>
        </w:tc>
      </w:tr>
      <w:tr w:rsidR="00A567F5" w:rsidRPr="00B14034" w14:paraId="7700A54C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711FAC27" w14:textId="608B87C5" w:rsidR="00A567F5" w:rsidRPr="00ED60F8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923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lang w:val="en-US"/>
                <w:rPrChange w:id="924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  <w:t>DOCUMENTS</w:t>
            </w:r>
          </w:p>
        </w:tc>
        <w:tc>
          <w:tcPr>
            <w:tcW w:w="2858" w:type="dxa"/>
          </w:tcPr>
          <w:p w14:paraId="671C3D71" w14:textId="6D30A298" w:rsidR="00A567F5" w:rsidRPr="00F9558D" w:rsidRDefault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данных о документах</w:t>
            </w:r>
            <w:ins w:id="925" w:author="Бумай Елена Юрьевна [2]" w:date="2026-05-20T12:20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 xml:space="preserve">(уровень </w:t>
              </w:r>
              <w:r>
                <w:rPr>
                  <w:rFonts w:ascii="Times New Roman" w:hAnsi="Times New Roman" w:cs="Times New Roman"/>
                  <w:i/>
                  <w:sz w:val="28"/>
                  <w:szCs w:val="28"/>
                </w:rPr>
                <w:t>2</w:t>
              </w:r>
              <w:r w:rsidRPr="009C2606">
                <w:rPr>
                  <w:rFonts w:ascii="Times New Roman" w:hAnsi="Times New Roman" w:cs="Times New Roman"/>
                  <w:i/>
                  <w:sz w:val="28"/>
                  <w:szCs w:val="28"/>
                </w:rPr>
                <w:t>)</w:t>
              </w:r>
            </w:ins>
          </w:p>
        </w:tc>
        <w:tc>
          <w:tcPr>
            <w:tcW w:w="1134" w:type="dxa"/>
          </w:tcPr>
          <w:p w14:paraId="416DF9D5" w14:textId="710C9AF2" w:rsidR="00A567F5" w:rsidRPr="00CD083A" w:rsidRDefault="00A567F5" w:rsidP="00A567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0A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3163BCB" w14:textId="138F3666" w:rsidR="00A567F5" w:rsidRPr="00D068E4" w:rsidRDefault="00A567F5" w:rsidP="00A5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ins w:id="926" w:author="Бумай Елена Юрьевна [2]" w:date="2026-05-20T11:30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, заполняется </w:t>
              </w:r>
            </w:ins>
            <w:ins w:id="927" w:author="Бумай Елена Юрьевна [2]" w:date="2026-05-20T11:31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только </w:t>
              </w:r>
            </w:ins>
            <w:ins w:id="928" w:author="Бумай Елена Юрьевна [2]" w:date="2026-05-20T11:30:00Z">
              <w:r>
                <w:rPr>
                  <w:rFonts w:ascii="Times New Roman" w:hAnsi="Times New Roman" w:cs="Times New Roman"/>
                  <w:sz w:val="28"/>
                  <w:szCs w:val="28"/>
                </w:rPr>
                <w:t>в отношении исполнительного документа</w:t>
              </w:r>
            </w:ins>
          </w:p>
        </w:tc>
      </w:tr>
      <w:tr w:rsidR="00A567F5" w:rsidRPr="00B14034" w14:paraId="739B6356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F3F0A9D" w14:textId="77777777" w:rsidR="00A567F5" w:rsidRPr="00D068E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rPrChange w:id="929" w:author="Бумай Елена Юрьевна [2]" w:date="2026-05-20T11:30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P_DOC_CODE </w:t>
            </w:r>
          </w:p>
        </w:tc>
        <w:tc>
          <w:tcPr>
            <w:tcW w:w="2858" w:type="dxa"/>
          </w:tcPr>
          <w:p w14:paraId="7086FA8E" w14:textId="77777777" w:rsidR="00A567F5" w:rsidRPr="006337BE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 наименования исполнительного 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201)</w:t>
            </w:r>
          </w:p>
        </w:tc>
        <w:tc>
          <w:tcPr>
            <w:tcW w:w="1134" w:type="dxa"/>
          </w:tcPr>
          <w:p w14:paraId="05470B68" w14:textId="77777777" w:rsidR="00A567F5" w:rsidRDefault="00A567F5" w:rsidP="00A567F5">
            <w:r w:rsidRPr="00CD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18D44F7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2B5A001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2B3ECF82" w14:textId="77777777" w:rsidR="00A567F5" w:rsidRPr="00D068E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rPrChange w:id="930" w:author="Бумай Елена Юрьевна [2]" w:date="2026-05-20T11:30:00Z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rPrChange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P_DOC_DATE </w:t>
            </w:r>
          </w:p>
        </w:tc>
        <w:tc>
          <w:tcPr>
            <w:tcW w:w="2858" w:type="dxa"/>
          </w:tcPr>
          <w:p w14:paraId="23AB6C0B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Дата исполнительного документа</w:t>
            </w:r>
          </w:p>
        </w:tc>
        <w:tc>
          <w:tcPr>
            <w:tcW w:w="1134" w:type="dxa"/>
          </w:tcPr>
          <w:p w14:paraId="025CB638" w14:textId="77777777" w:rsidR="00A567F5" w:rsidRDefault="00A567F5" w:rsidP="00A567F5">
            <w:r w:rsidRPr="00CD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39C73C1D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4FCD3D02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36C2AE9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P_DOC_NUM </w:t>
            </w:r>
          </w:p>
        </w:tc>
        <w:tc>
          <w:tcPr>
            <w:tcW w:w="2858" w:type="dxa"/>
          </w:tcPr>
          <w:p w14:paraId="65B02207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Номер исполнительного документа</w:t>
            </w:r>
          </w:p>
        </w:tc>
        <w:tc>
          <w:tcPr>
            <w:tcW w:w="1134" w:type="dxa"/>
          </w:tcPr>
          <w:p w14:paraId="31166493" w14:textId="77777777" w:rsidR="00A567F5" w:rsidRDefault="00A567F5" w:rsidP="00A567F5">
            <w:r w:rsidRPr="00CD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31D22CF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4034F54E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FAA5F74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P_DOC_ORG_CODE </w:t>
            </w:r>
          </w:p>
        </w:tc>
        <w:tc>
          <w:tcPr>
            <w:tcW w:w="2858" w:type="dxa"/>
          </w:tcPr>
          <w:p w14:paraId="161CA3EF" w14:textId="5E515024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 вида организации, выдавшей исполнительный документ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(</w:t>
            </w:r>
            <w:r w:rsidRPr="008A404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номер по справочнику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2</w:t>
            </w:r>
            <w:ins w:id="931" w:author="Бумай Елена Юрьевна" w:date="2026-02-04T09:51:00Z">
              <w:r>
                <w:rPr>
                  <w:rFonts w:ascii="Times New Roman" w:hAnsi="Times New Roman" w:cs="Times New Roman"/>
                  <w:iCs/>
                  <w:sz w:val="28"/>
                  <w:szCs w:val="28"/>
                </w:rPr>
                <w:t>1</w:t>
              </w:r>
            </w:ins>
            <w:del w:id="932" w:author="Бумай Елена Юрьевна" w:date="2026-02-04T09:51:00Z">
              <w:r w:rsidDel="0077543A">
                <w:rPr>
                  <w:rFonts w:ascii="Times New Roman" w:hAnsi="Times New Roman" w:cs="Times New Roman"/>
                  <w:iCs/>
                  <w:sz w:val="28"/>
                  <w:szCs w:val="28"/>
                </w:rPr>
                <w:delText>0</w:delText>
              </w:r>
            </w:del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7)</w:t>
            </w:r>
          </w:p>
        </w:tc>
        <w:tc>
          <w:tcPr>
            <w:tcW w:w="1134" w:type="dxa"/>
          </w:tcPr>
          <w:p w14:paraId="63C9C38A" w14:textId="77777777" w:rsidR="00A567F5" w:rsidRDefault="00A567F5" w:rsidP="00A567F5">
            <w:r w:rsidRPr="00CD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4E5F7C6B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06859B44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AB38268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P_DOC_ORG</w:t>
            </w:r>
          </w:p>
        </w:tc>
        <w:tc>
          <w:tcPr>
            <w:tcW w:w="2858" w:type="dxa"/>
          </w:tcPr>
          <w:p w14:paraId="639EBE26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Наименование организации, выдавшей исполнительный документ</w:t>
            </w:r>
          </w:p>
        </w:tc>
        <w:tc>
          <w:tcPr>
            <w:tcW w:w="1134" w:type="dxa"/>
          </w:tcPr>
          <w:p w14:paraId="5BF1A6FF" w14:textId="77777777" w:rsidR="00A567F5" w:rsidRDefault="00A567F5" w:rsidP="00A567F5">
            <w:r w:rsidRPr="00CD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60A073C1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40A68E07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4EA2459C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P_DOC_DATE_IN </w:t>
            </w:r>
          </w:p>
        </w:tc>
        <w:tc>
          <w:tcPr>
            <w:tcW w:w="2858" w:type="dxa"/>
          </w:tcPr>
          <w:p w14:paraId="42555D92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Дата вступления в силу исполнительного документа</w:t>
            </w:r>
          </w:p>
        </w:tc>
        <w:tc>
          <w:tcPr>
            <w:tcW w:w="1134" w:type="dxa"/>
          </w:tcPr>
          <w:p w14:paraId="5FF37318" w14:textId="77777777" w:rsidR="00A567F5" w:rsidRDefault="00A567F5" w:rsidP="00A567F5">
            <w:r w:rsidRPr="00CD08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19933D62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2A651F2A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50A36993" w14:textId="77777777" w:rsidR="00A567F5" w:rsidRPr="00ED60F8" w:rsidRDefault="00A567F5" w:rsidP="00A567F5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rPrChange w:id="933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</w:pPr>
            <w:r w:rsidRPr="00ED60F8">
              <w:rPr>
                <w:rFonts w:ascii="Times New Roman" w:hAnsi="Times New Roman" w:cs="Times New Roman"/>
                <w:b/>
                <w:sz w:val="28"/>
                <w:szCs w:val="28"/>
                <w:rPrChange w:id="934" w:author="Бумай Елена Юрьевна [2]" w:date="2026-05-20T12:29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t xml:space="preserve">P_FILES </w:t>
            </w:r>
          </w:p>
        </w:tc>
        <w:tc>
          <w:tcPr>
            <w:tcW w:w="2858" w:type="dxa"/>
          </w:tcPr>
          <w:p w14:paraId="28160DBC" w14:textId="7777777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Идентификаторы файлов</w:t>
            </w:r>
          </w:p>
        </w:tc>
        <w:tc>
          <w:tcPr>
            <w:tcW w:w="1134" w:type="dxa"/>
          </w:tcPr>
          <w:p w14:paraId="7119BD43" w14:textId="77777777" w:rsidR="00A567F5" w:rsidRPr="00DA17D5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7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2971" w:type="dxa"/>
            <w:vAlign w:val="center"/>
          </w:tcPr>
          <w:p w14:paraId="037E96A0" w14:textId="083BE2CE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ins w:id="935" w:author="Бумай Елена Юрьевна [2]" w:date="2026-05-20T11:30:00Z">
              <w:r>
                <w:rPr>
                  <w:rFonts w:ascii="Times New Roman" w:hAnsi="Times New Roman" w:cs="Times New Roman"/>
                  <w:sz w:val="28"/>
                  <w:szCs w:val="28"/>
                </w:rPr>
                <w:t>, прикрепляется файл исполнительного документа</w:t>
              </w:r>
            </w:ins>
            <w:ins w:id="936" w:author="Бумай Елена Юрьевна [2]" w:date="2026-05-20T11:31:00Z">
              <w:r>
                <w:rPr>
                  <w:rFonts w:ascii="Times New Roman" w:hAnsi="Times New Roman" w:cs="Times New Roman"/>
                  <w:sz w:val="28"/>
                  <w:szCs w:val="28"/>
                </w:rPr>
                <w:t>, прикрепляются</w:t>
              </w:r>
            </w:ins>
            <w:ins w:id="937" w:author="Бумай Елена Юрьевна [2]" w:date="2026-05-20T11:37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файлы иных необходимых документов </w:t>
              </w:r>
            </w:ins>
            <w:ins w:id="938" w:author="Бумай Елена Юрьевна [2]" w:date="2026-05-20T11:38:00Z">
              <w:r>
                <w:rPr>
                  <w:rFonts w:ascii="Times New Roman" w:hAnsi="Times New Roman" w:cs="Times New Roman"/>
                  <w:sz w:val="28"/>
                  <w:szCs w:val="28"/>
                </w:rPr>
                <w:t>(заявление, доверенность)</w:t>
              </w:r>
            </w:ins>
            <w:ins w:id="939" w:author="Бумай Елена Юрьевна [2]" w:date="2026-05-20T11:31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ins>
          </w:p>
        </w:tc>
      </w:tr>
      <w:tr w:rsidR="00A567F5" w:rsidRPr="00B14034" w14:paraId="3367081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04695A17" w14:textId="3F03F437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335B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FILE_BODY  </w:t>
            </w:r>
          </w:p>
        </w:tc>
        <w:tc>
          <w:tcPr>
            <w:tcW w:w="2858" w:type="dxa"/>
            <w:vAlign w:val="bottom"/>
          </w:tcPr>
          <w:p w14:paraId="58B1D0F0" w14:textId="29ECAB90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335BC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исполнительный документ в формате PDF,  </w:t>
            </w:r>
            <w:proofErr w:type="spellStart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  <w:proofErr w:type="spellEnd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 xml:space="preserve"> 64 MIME, кодировка документа до преобразования </w:t>
            </w:r>
            <w:proofErr w:type="spellStart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  <w:proofErr w:type="spellEnd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 xml:space="preserve"> 64 должна быть 1251</w:t>
            </w:r>
          </w:p>
        </w:tc>
        <w:tc>
          <w:tcPr>
            <w:tcW w:w="1134" w:type="dxa"/>
          </w:tcPr>
          <w:p w14:paraId="38A963F3" w14:textId="44A6DB66" w:rsidR="00A567F5" w:rsidRDefault="00A567F5" w:rsidP="00A567F5">
            <w:proofErr w:type="spellStart"/>
            <w:r w:rsidRPr="002335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RAWStream</w:t>
            </w:r>
            <w:proofErr w:type="spellEnd"/>
          </w:p>
        </w:tc>
        <w:tc>
          <w:tcPr>
            <w:tcW w:w="2971" w:type="dxa"/>
            <w:vAlign w:val="center"/>
          </w:tcPr>
          <w:p w14:paraId="556C362C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567F5" w:rsidRPr="00B14034" w14:paraId="56A9A3FB" w14:textId="77777777" w:rsidTr="002335BC">
        <w:trPr>
          <w:gridAfter w:val="1"/>
          <w:wAfter w:w="8" w:type="dxa"/>
        </w:trPr>
        <w:tc>
          <w:tcPr>
            <w:tcW w:w="2666" w:type="dxa"/>
          </w:tcPr>
          <w:p w14:paraId="12AED0A6" w14:textId="12D129C7" w:rsidR="00A567F5" w:rsidRPr="002335BC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35BC">
              <w:rPr>
                <w:rFonts w:ascii="Times New Roman" w:hAnsi="Times New Roman" w:cs="Times New Roman"/>
                <w:sz w:val="28"/>
                <w:szCs w:val="28"/>
              </w:rPr>
              <w:t>FILE_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ECP</w:t>
            </w:r>
          </w:p>
        </w:tc>
        <w:tc>
          <w:tcPr>
            <w:tcW w:w="2858" w:type="dxa"/>
            <w:vAlign w:val="bottom"/>
          </w:tcPr>
          <w:p w14:paraId="578725CD" w14:textId="48A454C2" w:rsidR="00A567F5" w:rsidRPr="00B14034" w:rsidRDefault="00A567F5" w:rsidP="00A567F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335BC">
              <w:rPr>
                <w:rFonts w:ascii="Times New Roman" w:hAnsi="Times New Roman" w:cs="Times New Roman"/>
                <w:sz w:val="28"/>
                <w:szCs w:val="28"/>
              </w:rPr>
              <w:t xml:space="preserve">ЭЦП взыскателя (уполномоченного лица) </w:t>
            </w:r>
            <w:proofErr w:type="spellStart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  <w:proofErr w:type="spellEnd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>64  MIME</w:t>
            </w:r>
            <w:proofErr w:type="gramEnd"/>
            <w:r w:rsidRPr="002335BC">
              <w:rPr>
                <w:rFonts w:ascii="Times New Roman" w:hAnsi="Times New Roman" w:cs="Times New Roman"/>
                <w:sz w:val="28"/>
                <w:szCs w:val="28"/>
              </w:rPr>
              <w:t xml:space="preserve">, кодировка документа до преобразования 1251. ЭЦП без содержимого с сертификатом подписавшего </w:t>
            </w:r>
          </w:p>
        </w:tc>
        <w:tc>
          <w:tcPr>
            <w:tcW w:w="1134" w:type="dxa"/>
          </w:tcPr>
          <w:p w14:paraId="76C21DD5" w14:textId="77777777" w:rsidR="00A567F5" w:rsidRDefault="00A567F5" w:rsidP="00A567F5">
            <w:r w:rsidRPr="009A6F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971" w:type="dxa"/>
            <w:vAlign w:val="center"/>
          </w:tcPr>
          <w:p w14:paraId="0FFF77F5" w14:textId="77777777" w:rsidR="00A567F5" w:rsidRPr="00B14034" w:rsidRDefault="00A567F5" w:rsidP="00A567F5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07803A2" w14:textId="77777777" w:rsidR="004D5E59" w:rsidRPr="00B14034" w:rsidRDefault="004D5E59" w:rsidP="00D2230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П</w:t>
      </w:r>
      <w:r w:rsidR="00E81D80" w:rsidRPr="00B14034">
        <w:rPr>
          <w:rFonts w:ascii="Times New Roman" w:hAnsi="Times New Roman" w:cs="Times New Roman"/>
          <w:sz w:val="28"/>
          <w:szCs w:val="28"/>
        </w:rPr>
        <w:t xml:space="preserve">оддерживаются следующие форматы файла: </w:t>
      </w:r>
      <w:proofErr w:type="spellStart"/>
      <w:r w:rsidR="00E81D80" w:rsidRPr="00A354E6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="00E81D80" w:rsidRPr="00A354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1D80" w:rsidRPr="00A354E6">
        <w:rPr>
          <w:rFonts w:ascii="Times New Roman" w:hAnsi="Times New Roman" w:cs="Times New Roman"/>
          <w:sz w:val="28"/>
          <w:szCs w:val="28"/>
        </w:rPr>
        <w:t>rtf</w:t>
      </w:r>
      <w:proofErr w:type="spellEnd"/>
      <w:r w:rsidR="00E81D80" w:rsidRPr="00A354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1D80" w:rsidRPr="00A354E6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="00E81D80" w:rsidRPr="00A354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1D80" w:rsidRPr="00A354E6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="00E81D80" w:rsidRPr="00A354E6">
        <w:rPr>
          <w:rFonts w:ascii="Times New Roman" w:hAnsi="Times New Roman" w:cs="Times New Roman"/>
          <w:sz w:val="28"/>
          <w:szCs w:val="28"/>
        </w:rPr>
        <w:t>.</w:t>
      </w:r>
    </w:p>
    <w:p w14:paraId="77304AF2" w14:textId="77777777" w:rsidR="004D5E59" w:rsidRPr="00B14034" w:rsidRDefault="004D5E59" w:rsidP="00D2230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В</w:t>
      </w:r>
      <w:r w:rsidR="00E81D80" w:rsidRPr="00B14034">
        <w:rPr>
          <w:rFonts w:ascii="Times New Roman" w:hAnsi="Times New Roman" w:cs="Times New Roman"/>
          <w:sz w:val="28"/>
          <w:szCs w:val="28"/>
        </w:rPr>
        <w:t>се файлы передаются в бинарном виде.</w:t>
      </w:r>
    </w:p>
    <w:p w14:paraId="12B811BD" w14:textId="77777777" w:rsidR="004D5E59" w:rsidRPr="00B14034" w:rsidRDefault="004D5E59" w:rsidP="00D2230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14034">
        <w:rPr>
          <w:rFonts w:ascii="Times New Roman" w:hAnsi="Times New Roman" w:cs="Times New Roman"/>
          <w:sz w:val="28"/>
          <w:szCs w:val="28"/>
        </w:rPr>
        <w:t>В</w:t>
      </w:r>
      <w:r w:rsidR="00E81D80" w:rsidRPr="00B14034">
        <w:rPr>
          <w:rFonts w:ascii="Times New Roman" w:hAnsi="Times New Roman" w:cs="Times New Roman"/>
          <w:sz w:val="28"/>
          <w:szCs w:val="28"/>
        </w:rPr>
        <w:t>алидация</w:t>
      </w:r>
      <w:proofErr w:type="spellEnd"/>
      <w:r w:rsidR="00E81D80" w:rsidRPr="00B14034">
        <w:rPr>
          <w:rFonts w:ascii="Times New Roman" w:hAnsi="Times New Roman" w:cs="Times New Roman"/>
          <w:sz w:val="28"/>
          <w:szCs w:val="28"/>
        </w:rPr>
        <w:t xml:space="preserve"> документа реализована на уровне проверки заголовков документа.</w:t>
      </w:r>
    </w:p>
    <w:p w14:paraId="3A8D41D3" w14:textId="77777777" w:rsidR="004D5E59" w:rsidRPr="00B14034" w:rsidRDefault="004D5E59" w:rsidP="00AD4B63">
      <w:pPr>
        <w:spacing w:line="240" w:lineRule="atLeast"/>
        <w:ind w:firstLine="709"/>
        <w:rPr>
          <w:rStyle w:val="msg-body-block"/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7F8F9"/>
        </w:rPr>
      </w:pPr>
    </w:p>
    <w:p w14:paraId="5822FE0A" w14:textId="77777777" w:rsidR="004D5E59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Выходные данные: 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254"/>
        <w:gridCol w:w="3236"/>
        <w:gridCol w:w="1752"/>
        <w:gridCol w:w="2103"/>
      </w:tblGrid>
      <w:tr w:rsidR="00E46C15" w:rsidRPr="002F719E" w14:paraId="4E3B94F0" w14:textId="77777777" w:rsidTr="00E46C15">
        <w:tc>
          <w:tcPr>
            <w:tcW w:w="2254" w:type="dxa"/>
            <w:hideMark/>
          </w:tcPr>
          <w:p w14:paraId="51789CEC" w14:textId="77777777" w:rsidR="00E46C15" w:rsidRPr="002F719E" w:rsidRDefault="00E46C15" w:rsidP="00F31FF6">
            <w:pPr>
              <w:rPr>
                <w:rFonts w:ascii="Times New Roman" w:hAnsi="Times New Roman"/>
                <w:sz w:val="24"/>
              </w:rPr>
            </w:pPr>
            <w:r w:rsidRPr="002F719E"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3236" w:type="dxa"/>
            <w:hideMark/>
          </w:tcPr>
          <w:p w14:paraId="1B28FB07" w14:textId="77777777" w:rsidR="00E46C15" w:rsidRPr="002F719E" w:rsidRDefault="00E46C15" w:rsidP="00F31FF6">
            <w:pPr>
              <w:rPr>
                <w:rFonts w:ascii="Times New Roman" w:hAnsi="Times New Roman"/>
                <w:sz w:val="24"/>
              </w:rPr>
            </w:pPr>
            <w:r w:rsidRPr="002F719E"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1752" w:type="dxa"/>
            <w:hideMark/>
          </w:tcPr>
          <w:p w14:paraId="0E330799" w14:textId="77777777" w:rsidR="00E46C15" w:rsidRPr="002F719E" w:rsidRDefault="00E46C15" w:rsidP="00F31FF6">
            <w:pPr>
              <w:rPr>
                <w:rFonts w:ascii="Times New Roman" w:hAnsi="Times New Roman"/>
                <w:sz w:val="24"/>
              </w:rPr>
            </w:pPr>
            <w:r w:rsidRPr="002F719E">
              <w:rPr>
                <w:rFonts w:ascii="Times New Roman" w:hAnsi="Times New Roman"/>
                <w:sz w:val="24"/>
              </w:rPr>
              <w:t>Тип данных</w:t>
            </w:r>
          </w:p>
        </w:tc>
        <w:tc>
          <w:tcPr>
            <w:tcW w:w="2103" w:type="dxa"/>
            <w:hideMark/>
          </w:tcPr>
          <w:p w14:paraId="56B73A11" w14:textId="77777777" w:rsidR="00E46C15" w:rsidRPr="002F719E" w:rsidRDefault="00E46C15" w:rsidP="00F31FF6">
            <w:pPr>
              <w:rPr>
                <w:rFonts w:ascii="Times New Roman" w:hAnsi="Times New Roman"/>
                <w:sz w:val="24"/>
              </w:rPr>
            </w:pPr>
            <w:r w:rsidRPr="002F719E">
              <w:rPr>
                <w:rFonts w:ascii="Times New Roman" w:hAnsi="Times New Roman"/>
                <w:sz w:val="24"/>
              </w:rPr>
              <w:t>Обязательный</w:t>
            </w:r>
          </w:p>
        </w:tc>
      </w:tr>
      <w:tr w:rsidR="00E46C15" w:rsidRPr="002F719E" w14:paraId="3775E298" w14:textId="77777777" w:rsidTr="00E46C15">
        <w:tc>
          <w:tcPr>
            <w:tcW w:w="2254" w:type="dxa"/>
          </w:tcPr>
          <w:p w14:paraId="5ECD9134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3236" w:type="dxa"/>
          </w:tcPr>
          <w:p w14:paraId="0F4865D0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Состояние бизнес логики - наличие/отсутствие ошибки в бизнес-логике</w:t>
            </w:r>
          </w:p>
        </w:tc>
        <w:tc>
          <w:tcPr>
            <w:tcW w:w="1752" w:type="dxa"/>
          </w:tcPr>
          <w:p w14:paraId="6776A1F2" w14:textId="77777777" w:rsidR="00E46C15" w:rsidRPr="00E46C15" w:rsidRDefault="00E46C15" w:rsidP="00F31FF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4D2FA265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E46C15" w:rsidRPr="002F719E" w14:paraId="1FC264B9" w14:textId="77777777" w:rsidTr="00E46C15">
        <w:tc>
          <w:tcPr>
            <w:tcW w:w="2254" w:type="dxa"/>
          </w:tcPr>
          <w:p w14:paraId="4082BC42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236" w:type="dxa"/>
          </w:tcPr>
          <w:p w14:paraId="727CFE0D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Массив данных</w:t>
            </w:r>
          </w:p>
        </w:tc>
        <w:tc>
          <w:tcPr>
            <w:tcW w:w="1752" w:type="dxa"/>
          </w:tcPr>
          <w:p w14:paraId="402B1CE7" w14:textId="77777777" w:rsidR="00E46C15" w:rsidRPr="00E46C15" w:rsidRDefault="00E46C15" w:rsidP="00F31FF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2103" w:type="dxa"/>
          </w:tcPr>
          <w:p w14:paraId="51009E36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E46C15" w:rsidRPr="002F719E" w14:paraId="0E47EE8C" w14:textId="77777777" w:rsidTr="00E46C15">
        <w:tc>
          <w:tcPr>
            <w:tcW w:w="2254" w:type="dxa"/>
          </w:tcPr>
          <w:p w14:paraId="7F9EBE48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sz w:val="28"/>
                <w:szCs w:val="28"/>
              </w:rPr>
              <w:t>message</w:t>
            </w:r>
            <w:proofErr w:type="spellEnd"/>
          </w:p>
        </w:tc>
        <w:tc>
          <w:tcPr>
            <w:tcW w:w="3236" w:type="dxa"/>
          </w:tcPr>
          <w:p w14:paraId="07F6CF63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Сообщение пользователю об ошибке</w:t>
            </w:r>
          </w:p>
        </w:tc>
        <w:tc>
          <w:tcPr>
            <w:tcW w:w="1752" w:type="dxa"/>
          </w:tcPr>
          <w:p w14:paraId="227ECCED" w14:textId="77777777" w:rsidR="00E46C15" w:rsidRPr="00E46C15" w:rsidRDefault="00E46C15" w:rsidP="00F31FF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75887045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E46C15" w:rsidRPr="002F719E" w14:paraId="2415F421" w14:textId="77777777" w:rsidTr="00E46C15">
        <w:tc>
          <w:tcPr>
            <w:tcW w:w="2254" w:type="dxa"/>
          </w:tcPr>
          <w:p w14:paraId="78971E7D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sz w:val="28"/>
                <w:szCs w:val="28"/>
              </w:rPr>
              <w:t>tag</w:t>
            </w:r>
            <w:proofErr w:type="spellEnd"/>
          </w:p>
        </w:tc>
        <w:tc>
          <w:tcPr>
            <w:tcW w:w="3236" w:type="dxa"/>
          </w:tcPr>
          <w:p w14:paraId="58799300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Сообщение разработчику об ошибке</w:t>
            </w:r>
          </w:p>
        </w:tc>
        <w:tc>
          <w:tcPr>
            <w:tcW w:w="1752" w:type="dxa"/>
          </w:tcPr>
          <w:p w14:paraId="4B094EED" w14:textId="77777777" w:rsidR="00E46C15" w:rsidRPr="00E46C15" w:rsidRDefault="00E46C15" w:rsidP="00F31FF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3F25B177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E46C15" w:rsidRPr="002F719E" w14:paraId="44FE3FA0" w14:textId="77777777" w:rsidTr="00E46C15">
        <w:tc>
          <w:tcPr>
            <w:tcW w:w="2254" w:type="dxa"/>
          </w:tcPr>
          <w:p w14:paraId="79435DEB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eastAsia="Times New Roman" w:hAnsi="Times New Roman"/>
                <w:iCs/>
                <w:sz w:val="28"/>
                <w:szCs w:val="28"/>
              </w:rPr>
              <w:t>responseId</w:t>
            </w:r>
            <w:proofErr w:type="spellEnd"/>
            <w:r w:rsidRPr="00E46C15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6" w:type="dxa"/>
          </w:tcPr>
          <w:p w14:paraId="2876E899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Идентификатор запроса (GUID)</w:t>
            </w:r>
          </w:p>
        </w:tc>
        <w:tc>
          <w:tcPr>
            <w:tcW w:w="1752" w:type="dxa"/>
          </w:tcPr>
          <w:p w14:paraId="74C60288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i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6B5C0A26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E46C15" w:rsidRPr="002F719E" w14:paraId="37D6F3AD" w14:textId="77777777" w:rsidTr="00E46C15">
        <w:tc>
          <w:tcPr>
            <w:tcW w:w="2254" w:type="dxa"/>
          </w:tcPr>
          <w:p w14:paraId="68DBC5A6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eastAsia="Times New Roman" w:hAnsi="Times New Roman"/>
                <w:iCs/>
                <w:sz w:val="28"/>
                <w:szCs w:val="28"/>
              </w:rPr>
              <w:t>processStatus</w:t>
            </w:r>
            <w:proofErr w:type="spellEnd"/>
            <w:r w:rsidRPr="00E46C15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6" w:type="dxa"/>
          </w:tcPr>
          <w:p w14:paraId="523A5A0E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Код состояния обработки данных</w:t>
            </w:r>
          </w:p>
        </w:tc>
        <w:tc>
          <w:tcPr>
            <w:tcW w:w="1752" w:type="dxa"/>
          </w:tcPr>
          <w:p w14:paraId="239DA261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i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716B2E2A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  <w:tr w:rsidR="00E46C15" w:rsidRPr="002F719E" w14:paraId="65CFB7D4" w14:textId="77777777" w:rsidTr="00E46C15">
        <w:tc>
          <w:tcPr>
            <w:tcW w:w="2254" w:type="dxa"/>
          </w:tcPr>
          <w:p w14:paraId="4C4EF569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eastAsia="Times New Roman" w:hAnsi="Times New Roman"/>
                <w:iCs/>
                <w:sz w:val="28"/>
                <w:szCs w:val="28"/>
              </w:rPr>
              <w:t>processMessage</w:t>
            </w:r>
            <w:proofErr w:type="spellEnd"/>
            <w:r w:rsidRPr="00E46C15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6" w:type="dxa"/>
          </w:tcPr>
          <w:p w14:paraId="0C299484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iCs/>
                <w:sz w:val="28"/>
                <w:szCs w:val="28"/>
              </w:rPr>
              <w:t>Сообщение о состоянии обработки данных</w:t>
            </w:r>
          </w:p>
        </w:tc>
        <w:tc>
          <w:tcPr>
            <w:tcW w:w="1752" w:type="dxa"/>
          </w:tcPr>
          <w:p w14:paraId="3233377D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46C15">
              <w:rPr>
                <w:rFonts w:ascii="Times New Roman" w:hAnsi="Times New Roman"/>
                <w:i/>
                <w:i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3" w:type="dxa"/>
          </w:tcPr>
          <w:p w14:paraId="71E47E57" w14:textId="77777777" w:rsidR="00E46C15" w:rsidRPr="00E46C15" w:rsidRDefault="00E46C15" w:rsidP="00F31FF6">
            <w:pPr>
              <w:rPr>
                <w:rFonts w:ascii="Times New Roman" w:hAnsi="Times New Roman"/>
                <w:sz w:val="28"/>
                <w:szCs w:val="28"/>
              </w:rPr>
            </w:pPr>
            <w:r w:rsidRPr="00E46C15"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</w:tr>
    </w:tbl>
    <w:p w14:paraId="6CCC3354" w14:textId="77777777" w:rsidR="00E46C15" w:rsidRDefault="00E46C15" w:rsidP="00E46C15">
      <w:pPr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70DA0C42" w14:textId="77777777" w:rsidR="00B54FC1" w:rsidRPr="00B14034" w:rsidRDefault="004D5E59" w:rsidP="00B54FC1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кодов состояния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processStatus</w:t>
      </w:r>
      <w:proofErr w:type="spellEnd"/>
      <w:r w:rsidRPr="00B1403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85"/>
        <w:gridCol w:w="7860"/>
      </w:tblGrid>
      <w:tr w:rsidR="00B54FC1" w:rsidRPr="00B14034" w14:paraId="6C6A44AD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52BCC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E19A2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54FC1" w:rsidRPr="00B14034" w14:paraId="0EB9F85B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97F1C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000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1C22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получены успешно</w:t>
            </w:r>
          </w:p>
        </w:tc>
      </w:tr>
      <w:tr w:rsidR="00B54FC1" w:rsidRPr="00B14034" w14:paraId="343EE429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970C9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lastRenderedPageBreak/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001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8B90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в обработке</w:t>
            </w:r>
          </w:p>
        </w:tc>
      </w:tr>
      <w:tr w:rsidR="00B54FC1" w:rsidRPr="00B14034" w14:paraId="440DBD1B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D25B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002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E89D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данных</w:t>
            </w:r>
          </w:p>
        </w:tc>
      </w:tr>
      <w:tr w:rsidR="00B54FC1" w:rsidRPr="00B14034" w14:paraId="017D1EBA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8821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003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333B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не найдены</w:t>
            </w:r>
          </w:p>
        </w:tc>
      </w:tr>
      <w:tr w:rsidR="00B54FC1" w:rsidRPr="00B14034" w14:paraId="76A13B49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7334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004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5D1E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во время обработки данных</w:t>
            </w:r>
          </w:p>
        </w:tc>
      </w:tr>
      <w:tr w:rsidR="00B54FC1" w:rsidRPr="00B14034" w14:paraId="191F414F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553C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005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A010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не получены</w:t>
            </w:r>
          </w:p>
        </w:tc>
      </w:tr>
      <w:tr w:rsidR="00B54FC1" w:rsidRPr="00B14034" w14:paraId="496EAFBE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2FB7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006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6C46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не обработаны</w:t>
            </w:r>
          </w:p>
        </w:tc>
      </w:tr>
      <w:tr w:rsidR="00B54FC1" w:rsidRPr="00B14034" w14:paraId="2B8A1100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DE98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007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4D81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Сбой обработки данных</w:t>
            </w:r>
          </w:p>
        </w:tc>
      </w:tr>
      <w:tr w:rsidR="00B54FC1" w:rsidRPr="00B14034" w14:paraId="60EDB4AD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FD3F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008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4855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Системный сбой шины обработки</w:t>
            </w:r>
          </w:p>
        </w:tc>
      </w:tr>
      <w:tr w:rsidR="00B54FC1" w:rsidRPr="00B14034" w14:paraId="0F87BA07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3BD9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009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B5FF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не могут быть обработаны</w:t>
            </w:r>
          </w:p>
        </w:tc>
      </w:tr>
      <w:tr w:rsidR="00B54FC1" w:rsidRPr="00B14034" w14:paraId="16BB9385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84F78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010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9FE3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Система не доступна. Технические проблемы. Попробуйте позже</w:t>
            </w:r>
          </w:p>
        </w:tc>
      </w:tr>
      <w:tr w:rsidR="00B54FC1" w:rsidRPr="00B14034" w14:paraId="1A4CACD1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16CE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011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AD3C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Данные в обработке попробуйте позже</w:t>
            </w:r>
          </w:p>
        </w:tc>
      </w:tr>
      <w:tr w:rsidR="00B54FC1" w:rsidRPr="00B14034" w14:paraId="55D10C71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957C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012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7B6F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базы данных</w:t>
            </w:r>
          </w:p>
        </w:tc>
      </w:tr>
      <w:tr w:rsidR="00B54FC1" w:rsidRPr="00B14034" w14:paraId="3061704A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30F4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013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DBAF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корректные данные</w:t>
            </w:r>
          </w:p>
        </w:tc>
      </w:tr>
      <w:tr w:rsidR="00B54FC1" w:rsidRPr="00B14034" w14:paraId="45E8A005" w14:textId="77777777" w:rsidTr="00B54F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84B3" w14:textId="77777777" w:rsidR="00B54FC1" w:rsidRPr="00B14034" w:rsidRDefault="00E46C15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B54FC1"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014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9B3E" w14:textId="77777777" w:rsidR="00B54FC1" w:rsidRPr="00B14034" w:rsidRDefault="00B54FC1" w:rsidP="00B54FC1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проверки ЭЦП</w:t>
            </w:r>
          </w:p>
        </w:tc>
      </w:tr>
    </w:tbl>
    <w:p w14:paraId="084FBB75" w14:textId="77777777" w:rsidR="00B54FC1" w:rsidRPr="00B14034" w:rsidRDefault="00B54FC1" w:rsidP="00B54FC1">
      <w:pPr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75D73099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5B704728" w14:textId="635C7A26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8"/>
          <w:szCs w:val="28"/>
          <w:shd w:val="clear" w:color="auto" w:fill="FAFAFA"/>
        </w:rPr>
      </w:pPr>
      <w:ins w:id="940" w:author="Бумай Елена Юрьевна [2]" w:date="2026-05-20T14:12:00Z"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fldChar w:fldCharType="begin"/>
        </w:r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instrText xml:space="preserve"> HYPERLINK "</w:instrText>
        </w:r>
      </w:ins>
      <w:r w:rsidRPr="00D00592">
        <w:rPr>
          <w:rPrChange w:id="941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http</w:instrText>
      </w:r>
      <w:r w:rsidRPr="00D00592">
        <w:rPr>
          <w:rPrChange w:id="942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://host:</w:instrText>
      </w:r>
      <w:ins w:id="943" w:author="Бумай Елена Юрьевна [2]" w:date="2026-05-20T14:12:00Z">
        <w:r w:rsidRPr="00D00592">
          <w:rPr>
            <w:rPrChange w:id="944" w:author="Бумай Елена Юрьевна [2]" w:date="2026-05-20T14:12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8"/>
                <w:szCs w:val="28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945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/</w:instrText>
      </w:r>
      <w:r w:rsidRPr="00D00592">
        <w:rPr>
          <w:rPrChange w:id="946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core</w:instrText>
      </w:r>
      <w:r w:rsidRPr="00D00592">
        <w:rPr>
          <w:rPrChange w:id="947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/</w:instrText>
      </w:r>
      <w:r w:rsidRPr="00D00592">
        <w:rPr>
          <w:rPrChange w:id="948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bi</w:instrText>
      </w:r>
      <w:r w:rsidRPr="00D00592">
        <w:rPr>
          <w:rPrChange w:id="949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instrText>/</w:instrText>
      </w:r>
      <w:r w:rsidRPr="00D00592">
        <w:rPr>
          <w:rPrChange w:id="950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instrText>PutClaimantSaveDataDebt</w:instrText>
      </w:r>
      <w:ins w:id="951" w:author="Бумай Елена Юрьевна [2]" w:date="2026-05-20T14:12:00Z"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instrText xml:space="preserve">" </w:instrText>
        </w:r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952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http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953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://host:</w:t>
      </w:r>
      <w:ins w:id="954" w:author="Бумай Елена Юрьевна [2]" w:date="2026-05-20T14:12:00Z">
        <w:r w:rsidRPr="00A51C56">
          <w:rPr>
            <w:rStyle w:val="af"/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rPrChange w:id="955" w:author="Бумай Елена Юрьевна [2]" w:date="2026-05-20T14:12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8"/>
                <w:szCs w:val="28"/>
                <w:shd w:val="clear" w:color="auto" w:fill="FAFAFA"/>
              </w:rPr>
            </w:rPrChange>
          </w:rPr>
          <w:t>1016</w:t>
        </w:r>
      </w:ins>
      <w:del w:id="956" w:author="Бумай Елена Юрьевна [2]" w:date="2026-05-20T14:12:00Z">
        <w:r w:rsidRPr="00A51C56" w:rsidDel="00D00592">
          <w:rPr>
            <w:rStyle w:val="af"/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rPrChange w:id="957" w:author="Бумай Елена Юрьевна [2]" w:date="2026-05-20T14:12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8"/>
                <w:szCs w:val="28"/>
                <w:shd w:val="clear" w:color="auto" w:fill="FAFAFA"/>
              </w:rPr>
            </w:rPrChange>
          </w:rPr>
          <w:delText>8080</w:delText>
        </w:r>
      </w:del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958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959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core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960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961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bi</w:t>
      </w:r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rPrChange w:id="962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b/>
          <w:i/>
          <w:sz w:val="28"/>
          <w:szCs w:val="28"/>
          <w:shd w:val="clear" w:color="auto" w:fill="FAFAFA"/>
          <w:lang w:val="en-US"/>
          <w:rPrChange w:id="963" w:author="Бумай Елена Юрьевна [2]" w:date="2026-05-20T14:12:00Z">
            <w:rPr>
              <w:rStyle w:val="af"/>
              <w:rFonts w:ascii="Times New Roman" w:hAnsi="Times New Roman" w:cs="Times New Roman"/>
              <w:b/>
              <w:i/>
              <w:color w:val="auto"/>
              <w:sz w:val="28"/>
              <w:szCs w:val="28"/>
              <w:shd w:val="clear" w:color="auto" w:fill="FAFAFA"/>
              <w:lang w:val="en-US"/>
            </w:rPr>
          </w:rPrChange>
        </w:rPr>
        <w:t>PutClaimantSaveDataDebt</w:t>
      </w:r>
      <w:proofErr w:type="spellEnd"/>
      <w:ins w:id="964" w:author="Бумай Елена Юрьевна [2]" w:date="2026-05-20T14:12:00Z">
        <w:r>
          <w:rPr>
            <w:rFonts w:ascii="Times New Roman" w:hAnsi="Times New Roman" w:cs="Times New Roman"/>
            <w:b/>
            <w:i/>
            <w:sz w:val="28"/>
            <w:szCs w:val="28"/>
            <w:shd w:val="clear" w:color="auto" w:fill="FAFAFA"/>
            <w:lang w:val="en-US"/>
          </w:rPr>
          <w:fldChar w:fldCharType="end"/>
        </w:r>
      </w:ins>
    </w:p>
    <w:p w14:paraId="7D66A0D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57"/>
        <w:gridCol w:w="3238"/>
        <w:gridCol w:w="1847"/>
        <w:gridCol w:w="2103"/>
      </w:tblGrid>
      <w:tr w:rsidR="007A0861" w:rsidRPr="00B14034" w14:paraId="61581522" w14:textId="77777777" w:rsidTr="00DA17D5">
        <w:tc>
          <w:tcPr>
            <w:tcW w:w="2157" w:type="dxa"/>
          </w:tcPr>
          <w:p w14:paraId="65348994" w14:textId="77777777" w:rsidR="007A0861" w:rsidRPr="00B14034" w:rsidRDefault="007A0861" w:rsidP="002D03E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238" w:type="dxa"/>
          </w:tcPr>
          <w:p w14:paraId="2B8EE52F" w14:textId="77777777" w:rsidR="007A0861" w:rsidRPr="00B14034" w:rsidRDefault="007A0861" w:rsidP="007A0861">
            <w:pPr>
              <w:spacing w:line="240" w:lineRule="atLeast"/>
              <w:ind w:hanging="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847" w:type="dxa"/>
          </w:tcPr>
          <w:p w14:paraId="23FAFD90" w14:textId="77777777" w:rsidR="007A0861" w:rsidRPr="00B14034" w:rsidRDefault="007A0861" w:rsidP="007A0861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6EDE4DB5" w14:textId="77777777" w:rsidR="007A0861" w:rsidRPr="00B14034" w:rsidRDefault="007A0861" w:rsidP="002D03E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A17D5" w:rsidRPr="00B14034" w14:paraId="6D65A797" w14:textId="77777777" w:rsidTr="00DA17D5">
        <w:tc>
          <w:tcPr>
            <w:tcW w:w="2157" w:type="dxa"/>
          </w:tcPr>
          <w:p w14:paraId="0B2FA746" w14:textId="77777777" w:rsidR="00DA17D5" w:rsidRPr="00B14034" w:rsidRDefault="00DA17D5" w:rsidP="00DA17D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ResponseTime</w:t>
            </w:r>
            <w:proofErr w:type="spellEnd"/>
            <w:r w:rsidRPr="00B140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38" w:type="dxa"/>
          </w:tcPr>
          <w:p w14:paraId="3E30EDD0" w14:textId="77777777" w:rsidR="00DA17D5" w:rsidRPr="00B14034" w:rsidRDefault="00DA17D5" w:rsidP="00DA17D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1847" w:type="dxa"/>
          </w:tcPr>
          <w:p w14:paraId="7620260B" w14:textId="77777777" w:rsidR="00DA17D5" w:rsidRDefault="00DA17D5" w:rsidP="00DA17D5">
            <w:r w:rsidRPr="00A313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4A6059E6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A17D5" w:rsidRPr="00B14034" w14:paraId="03926576" w14:textId="77777777" w:rsidTr="00DA17D5">
        <w:tc>
          <w:tcPr>
            <w:tcW w:w="2157" w:type="dxa"/>
          </w:tcPr>
          <w:p w14:paraId="6FDB404B" w14:textId="77777777" w:rsidR="00DA17D5" w:rsidRPr="00B14034" w:rsidRDefault="00DA17D5" w:rsidP="00DA17D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X-Version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8" w:type="dxa"/>
          </w:tcPr>
          <w:p w14:paraId="493E6193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1847" w:type="dxa"/>
          </w:tcPr>
          <w:p w14:paraId="793226A1" w14:textId="77777777" w:rsidR="00DA17D5" w:rsidRDefault="00DA17D5" w:rsidP="00DA17D5">
            <w:r w:rsidRPr="00A313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1400F3B7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A17D5" w:rsidRPr="00B14034" w14:paraId="3709F7B1" w14:textId="77777777" w:rsidTr="00DA17D5">
        <w:tc>
          <w:tcPr>
            <w:tcW w:w="2157" w:type="dxa"/>
          </w:tcPr>
          <w:p w14:paraId="224B1944" w14:textId="77777777" w:rsidR="00DA17D5" w:rsidRPr="00B14034" w:rsidRDefault="00DA17D5" w:rsidP="00DA17D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X-Content-Length</w:t>
            </w:r>
          </w:p>
        </w:tc>
        <w:tc>
          <w:tcPr>
            <w:tcW w:w="3238" w:type="dxa"/>
          </w:tcPr>
          <w:p w14:paraId="3614FE6D" w14:textId="77777777" w:rsidR="00DA17D5" w:rsidRPr="00B14034" w:rsidRDefault="00DA17D5" w:rsidP="00DA17D5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Дублирует служебное поле 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847" w:type="dxa"/>
          </w:tcPr>
          <w:p w14:paraId="5E716254" w14:textId="77777777" w:rsidR="00DA17D5" w:rsidRDefault="00DA17D5" w:rsidP="00DA17D5">
            <w:r w:rsidRPr="00A313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3ED61C56" w14:textId="77777777" w:rsidR="00DA17D5" w:rsidRPr="00B14034" w:rsidRDefault="00DA17D5" w:rsidP="00DA17D5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14702316" w14:textId="77777777" w:rsidR="00150DB4" w:rsidRPr="00B14034" w:rsidRDefault="00150DB4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CFEB80B" w14:textId="77777777" w:rsidR="004D5E59" w:rsidRPr="00B14034" w:rsidRDefault="004D5E59" w:rsidP="00150DB4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(успех)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42E7488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3DD718C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code</w:t>
      </w:r>
      <w:r w:rsidRPr="00B14034">
        <w:rPr>
          <w:rFonts w:ascii="Times New Roman" w:hAnsi="Times New Roman" w:cs="Times New Roman"/>
          <w:i/>
          <w:sz w:val="20"/>
          <w:szCs w:val="20"/>
        </w:rPr>
        <w:t>": "1",</w:t>
      </w:r>
    </w:p>
    <w:p w14:paraId="7FDF203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"data": [</w:t>
      </w:r>
    </w:p>
    <w:p w14:paraId="2DE3396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011E7F2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": "2b5142a2-85f5-4a5c-bb18-52e7b44f0449",</w:t>
      </w:r>
    </w:p>
    <w:p w14:paraId="0A001D3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1000,</w:t>
      </w:r>
    </w:p>
    <w:p w14:paraId="416D5CA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Данные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получены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успешно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!"</w:t>
      </w:r>
    </w:p>
    <w:p w14:paraId="1B87AB2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}</w:t>
      </w:r>
    </w:p>
    <w:p w14:paraId="3EBDAF5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],</w:t>
      </w:r>
    </w:p>
    <w:p w14:paraId="0DFD657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"message": "",</w:t>
      </w:r>
    </w:p>
    <w:p w14:paraId="4D2A688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"tag": ""</w:t>
      </w:r>
    </w:p>
    <w:p w14:paraId="6EF9359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698A02A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6E94930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54D8CBD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"1",</w:t>
      </w:r>
    </w:p>
    <w:p w14:paraId="1C107A0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</w:t>
      </w:r>
    </w:p>
    <w:p w14:paraId="3F263B9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38C973B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": "cfb994b4-4835-40cc-adfc-21e8558140ec",</w:t>
      </w:r>
    </w:p>
    <w:p w14:paraId="2368F51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1013,</w:t>
      </w:r>
    </w:p>
    <w:p w14:paraId="0C905E3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"Отсутствуют элементы в массиве"</w:t>
      </w:r>
    </w:p>
    <w:p w14:paraId="197BF19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}</w:t>
      </w:r>
    </w:p>
    <w:p w14:paraId="42EF5CB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lastRenderedPageBreak/>
        <w:t xml:space="preserve">    ],</w:t>
      </w:r>
    </w:p>
    <w:p w14:paraId="73C4707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message</w:t>
      </w:r>
      <w:r w:rsidRPr="00B14034">
        <w:rPr>
          <w:rFonts w:ascii="Times New Roman" w:hAnsi="Times New Roman" w:cs="Times New Roman"/>
          <w:i/>
          <w:sz w:val="20"/>
          <w:szCs w:val="20"/>
        </w:rPr>
        <w:t>": "",</w:t>
      </w:r>
    </w:p>
    <w:p w14:paraId="521B172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tag</w:t>
      </w:r>
      <w:r w:rsidRPr="00B14034">
        <w:rPr>
          <w:rFonts w:ascii="Times New Roman" w:hAnsi="Times New Roman" w:cs="Times New Roman"/>
          <w:i/>
          <w:sz w:val="20"/>
          <w:szCs w:val="20"/>
        </w:rPr>
        <w:t>": ""</w:t>
      </w:r>
    </w:p>
    <w:p w14:paraId="7453837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42E644D7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color w:val="FF0000"/>
          <w:sz w:val="28"/>
          <w:szCs w:val="28"/>
        </w:rPr>
      </w:pPr>
    </w:p>
    <w:p w14:paraId="16EBCE57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B14034">
        <w:rPr>
          <w:rFonts w:ascii="Times New Roman" w:hAnsi="Times New Roman" w:cs="Times New Roman"/>
          <w:sz w:val="28"/>
          <w:szCs w:val="28"/>
          <w:u w:val="single"/>
        </w:rPr>
        <w:t xml:space="preserve">Пример ответа </w:t>
      </w:r>
      <w:r w:rsidRPr="00B14034">
        <w:rPr>
          <w:rFonts w:ascii="Times New Roman" w:hAnsi="Times New Roman" w:cs="Times New Roman"/>
          <w:sz w:val="28"/>
          <w:szCs w:val="28"/>
          <w:u w:val="single"/>
          <w:lang w:val="en-US"/>
        </w:rPr>
        <w:t>BODY</w:t>
      </w:r>
      <w:r w:rsidRPr="00B1403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14034">
        <w:rPr>
          <w:rFonts w:ascii="Times New Roman" w:hAnsi="Times New Roman" w:cs="Times New Roman"/>
          <w:color w:val="FF0000"/>
          <w:sz w:val="28"/>
          <w:szCs w:val="28"/>
          <w:u w:val="single"/>
        </w:rPr>
        <w:t>(неудача)</w:t>
      </w:r>
      <w:r w:rsidRPr="00B14034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F57981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0E72F5A4" w14:textId="77777777" w:rsidR="004D5E59" w:rsidRPr="00907D38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6B46401C" w14:textId="77777777" w:rsidR="004D5E59" w:rsidRPr="00907D38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"0",</w:t>
      </w:r>
    </w:p>
    <w:p w14:paraId="01166078" w14:textId="77777777" w:rsidR="004D5E59" w:rsidRPr="00907D38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[],</w:t>
      </w:r>
    </w:p>
    <w:p w14:paraId="527F9D74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"message": "Required property '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p_doc_date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' not found in JSON. Path ‘package [0</w:t>
      </w:r>
      <w:proofErr w:type="gram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].documents</w:t>
      </w:r>
      <w:proofErr w:type="gram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[0]', line 180, position 3.",</w:t>
      </w:r>
    </w:p>
    <w:p w14:paraId="04C85E63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"tag": ""</w:t>
      </w:r>
    </w:p>
    <w:p w14:paraId="15D9A27B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593B0A18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48FF2A83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000EBDBC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"1",</w:t>
      </w:r>
    </w:p>
    <w:p w14:paraId="5091761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</w:t>
      </w:r>
    </w:p>
    <w:p w14:paraId="776D25C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31502D33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responseId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": "44f81959-f3ee-4f28-8948-3045bf6614b5",</w:t>
      </w:r>
    </w:p>
    <w:p w14:paraId="6BE2BD9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processStatus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": 1004,</w:t>
      </w:r>
    </w:p>
    <w:p w14:paraId="74902F4E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processMessage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ЗАДОЛЖЕННОСТЬ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P_CL_NUM = 1254864561 </w:t>
      </w:r>
      <w:r w:rsidRPr="00B14034">
        <w:rPr>
          <w:rFonts w:ascii="Times New Roman" w:hAnsi="Times New Roman" w:cs="Times New Roman"/>
          <w:i/>
          <w:sz w:val="20"/>
          <w:szCs w:val="20"/>
        </w:rPr>
        <w:t>ОТСУТСТВУЕТ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</w:p>
    <w:p w14:paraId="5A73C17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25D0DA8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],</w:t>
      </w:r>
    </w:p>
    <w:p w14:paraId="585B412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"",</w:t>
      </w:r>
    </w:p>
    <w:p w14:paraId="3FDF818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tag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""</w:t>
      </w:r>
    </w:p>
    <w:p w14:paraId="7C783A3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2B5ED9C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70D47F60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965" w:name="_Toc226629432"/>
      <w:r w:rsidRPr="00B14034">
        <w:rPr>
          <w:rStyle w:val="ad"/>
          <w:rFonts w:ascii="Times New Roman" w:hAnsi="Times New Roman" w:cs="Times New Roman"/>
          <w:color w:val="auto"/>
        </w:rPr>
        <w:t>3</w:t>
      </w:r>
      <w:r w:rsidR="00150DB4" w:rsidRPr="00B14034">
        <w:rPr>
          <w:rStyle w:val="ad"/>
          <w:rFonts w:ascii="Times New Roman" w:hAnsi="Times New Roman" w:cs="Times New Roman"/>
          <w:color w:val="auto"/>
        </w:rPr>
        <w:t>.4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PutClaimantSaveRepayDebt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965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232783E8" w14:textId="39B0E6D5" w:rsidR="004D5E59" w:rsidRPr="00B14034" w:rsidRDefault="004D5E59" w:rsidP="00E30888">
      <w:pPr>
        <w:spacing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Сервис выполняет п</w:t>
      </w:r>
      <w:r w:rsidR="00E30888">
        <w:rPr>
          <w:rFonts w:ascii="Times New Roman" w:hAnsi="Times New Roman" w:cs="Times New Roman"/>
          <w:sz w:val="28"/>
          <w:szCs w:val="28"/>
        </w:rPr>
        <w:t>омещение</w:t>
      </w:r>
      <w:r w:rsidRPr="00B14034">
        <w:rPr>
          <w:rFonts w:ascii="Times New Roman" w:hAnsi="Times New Roman" w:cs="Times New Roman"/>
          <w:sz w:val="28"/>
          <w:szCs w:val="28"/>
        </w:rPr>
        <w:t xml:space="preserve"> обновленных данных о задолженностях в </w:t>
      </w:r>
      <w:r w:rsidR="00E30888">
        <w:rPr>
          <w:rFonts w:ascii="Times New Roman" w:hAnsi="Times New Roman" w:cs="Times New Roman"/>
          <w:sz w:val="28"/>
          <w:szCs w:val="28"/>
        </w:rPr>
        <w:t>систему принудительного исполнения из системы взыскателя</w:t>
      </w:r>
      <w:r w:rsidRPr="00B14034">
        <w:rPr>
          <w:rFonts w:ascii="Times New Roman" w:hAnsi="Times New Roman" w:cs="Times New Roman"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i/>
          <w:sz w:val="28"/>
          <w:szCs w:val="28"/>
        </w:rPr>
        <w:t xml:space="preserve">(сервис номер 2 </w:t>
      </w:r>
      <w:r w:rsidR="00E30888">
        <w:rPr>
          <w:rFonts w:ascii="Times New Roman" w:hAnsi="Times New Roman" w:cs="Times New Roman"/>
          <w:i/>
          <w:sz w:val="28"/>
          <w:szCs w:val="28"/>
        </w:rPr>
        <w:t>Концепции</w:t>
      </w:r>
      <w:r w:rsidRPr="00B14034">
        <w:rPr>
          <w:rFonts w:ascii="Times New Roman" w:hAnsi="Times New Roman" w:cs="Times New Roman"/>
          <w:i/>
          <w:sz w:val="28"/>
          <w:szCs w:val="28"/>
        </w:rPr>
        <w:t>).</w:t>
      </w:r>
      <w:r w:rsidR="00E3088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30888">
        <w:rPr>
          <w:rFonts w:ascii="Times New Roman" w:hAnsi="Times New Roman" w:cs="Times New Roman"/>
          <w:sz w:val="28"/>
          <w:szCs w:val="28"/>
        </w:rPr>
        <w:t xml:space="preserve">То есть путем использования данного сервиса взыскатель помещает информацию о произведенных </w:t>
      </w:r>
      <w:ins w:id="966" w:author="Бумай Елена Юрьевна" w:date="2026-02-04T12:56:00Z">
        <w:r w:rsidR="00103467">
          <w:rPr>
            <w:rFonts w:ascii="Times New Roman" w:hAnsi="Times New Roman" w:cs="Times New Roman"/>
            <w:sz w:val="28"/>
            <w:szCs w:val="28"/>
          </w:rPr>
          <w:t xml:space="preserve">непосредственно </w:t>
        </w:r>
      </w:ins>
      <w:r w:rsidR="00E30888">
        <w:rPr>
          <w:rFonts w:ascii="Times New Roman" w:hAnsi="Times New Roman" w:cs="Times New Roman"/>
          <w:sz w:val="28"/>
          <w:szCs w:val="28"/>
        </w:rPr>
        <w:t>ему погашения</w:t>
      </w:r>
      <w:ins w:id="967" w:author="Бумай Елена Юрьевна" w:date="2026-02-04T12:56:00Z">
        <w:r w:rsidR="00103467">
          <w:rPr>
            <w:rFonts w:ascii="Times New Roman" w:hAnsi="Times New Roman" w:cs="Times New Roman"/>
            <w:sz w:val="28"/>
            <w:szCs w:val="28"/>
          </w:rPr>
          <w:t>х</w:t>
        </w:r>
      </w:ins>
      <w:r w:rsidR="00E30888">
        <w:rPr>
          <w:rFonts w:ascii="Times New Roman" w:hAnsi="Times New Roman" w:cs="Times New Roman"/>
          <w:sz w:val="28"/>
          <w:szCs w:val="28"/>
        </w:rPr>
        <w:t xml:space="preserve"> долга для исключения взыскания данных сумм на стороне принудительного исполнения. </w:t>
      </w:r>
    </w:p>
    <w:p w14:paraId="3DFC22D7" w14:textId="77777777" w:rsidR="004D5E59" w:rsidRPr="008A4046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8A40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8A40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Curl</w:t>
      </w:r>
      <w:r w:rsidRPr="008A40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0CD1577E" w14:textId="7FC1A473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Curl --location --request POST 'http: </w:t>
      </w:r>
      <w:ins w:id="968" w:author="Бумай Елена Юрьевна [2]" w:date="2026-05-20T14:15:00Z">
        <w:r w:rsidR="00D00592" w:rsidRPr="00D00592">
          <w:rPr>
            <w:rFonts w:ascii="Times New Roman" w:hAnsi="Times New Roman" w:cs="Times New Roman"/>
            <w:i/>
            <w:sz w:val="20"/>
            <w:szCs w:val="20"/>
            <w:lang w:val="en-US"/>
          </w:rPr>
          <w:t>//localhost:1016/</w:t>
        </w:r>
      </w:ins>
      <w:del w:id="969" w:author="Бумай Елена Юрьевна [2]" w:date="2026-05-20T14:15:00Z">
        <w:r w:rsidRPr="008A4046" w:rsidDel="00D00592">
          <w:rPr>
            <w:rFonts w:ascii="Times New Roman" w:hAnsi="Times New Roman" w:cs="Times New Roman"/>
            <w:i/>
            <w:sz w:val="20"/>
            <w:szCs w:val="20"/>
            <w:lang w:val="en-US"/>
          </w:rPr>
          <w:delText>//192.168.91.80:900/</w:delText>
        </w:r>
      </w:del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core/</w:t>
      </w:r>
      <w:del w:id="970" w:author="Бумай Елена Юрьевна" w:date="2026-02-09T10:27:00Z">
        <w:r w:rsidRPr="008A4046" w:rsidDel="00750776">
          <w:rPr>
            <w:rFonts w:ascii="Times New Roman" w:hAnsi="Times New Roman" w:cs="Times New Roman"/>
            <w:i/>
            <w:sz w:val="20"/>
            <w:szCs w:val="20"/>
            <w:lang w:val="en-US"/>
          </w:rPr>
          <w:delText>oais</w:delText>
        </w:r>
      </w:del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/BI/</w:t>
      </w:r>
      <w:proofErr w:type="spellStart"/>
      <w:del w:id="971" w:author="Бумай Елена Юрьевна" w:date="2026-02-09T10:27:00Z">
        <w:r w:rsidRPr="008A4046" w:rsidDel="00750776">
          <w:rPr>
            <w:rFonts w:ascii="Times New Roman" w:hAnsi="Times New Roman" w:cs="Times New Roman"/>
            <w:i/>
            <w:sz w:val="20"/>
            <w:szCs w:val="20"/>
            <w:lang w:val="en-US"/>
          </w:rPr>
          <w:delText>v1/</w:delText>
        </w:r>
      </w:del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PutClaimantSaveRepayDebt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' \</w:t>
      </w:r>
    </w:p>
    <w:p w14:paraId="561637E4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--header 'x-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user_id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: 111222333' \</w:t>
      </w:r>
    </w:p>
    <w:p w14:paraId="2D6B0BBB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--header 'x-token: 0hWp6cDTubAlNJfilr2waHUYhLmghhEhMa6W9XSD1m+224VsIGv01qlBiKijKorhD8jMgu2WbxrLobBv05v9dA==' \</w:t>
      </w:r>
    </w:p>
    <w:p w14:paraId="7EADDFF8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--header 'x-timestamp: 22.12.2020 11:52:15' \</w:t>
      </w:r>
    </w:p>
    <w:p w14:paraId="6F762188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--header 'Content-Type: application/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json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' \</w:t>
      </w:r>
    </w:p>
    <w:p w14:paraId="21F142B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--data-raw '{</w:t>
      </w:r>
    </w:p>
    <w:p w14:paraId="3F9A088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"Package":</w:t>
      </w:r>
    </w:p>
    <w:p w14:paraId="134601E8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[</w:t>
      </w:r>
    </w:p>
    <w:p w14:paraId="7FC3D31B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{</w:t>
      </w:r>
    </w:p>
    <w:p w14:paraId="1686AAFF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"p_cl_num":"125486456",</w:t>
      </w:r>
    </w:p>
    <w:p w14:paraId="475AB999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7E8F0EE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"p_status":"1",</w:t>
      </w:r>
    </w:p>
    <w:p w14:paraId="513C8CF6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"p_req_init":"101",</w:t>
      </w:r>
    </w:p>
    <w:p w14:paraId="1AF8A4BE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req_arr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":</w:t>
      </w:r>
    </w:p>
    <w:p w14:paraId="4FD4CBAA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[</w:t>
      </w:r>
    </w:p>
    <w:p w14:paraId="31960CE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{</w:t>
      </w:r>
    </w:p>
    <w:p w14:paraId="6479D315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"p_price":"100",</w:t>
      </w:r>
    </w:p>
    <w:p w14:paraId="30A3AC50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"p_curr_code":"933",</w:t>
      </w:r>
    </w:p>
    <w:p w14:paraId="1216512E" w14:textId="0E9A19C1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lastRenderedPageBreak/>
        <w:t xml:space="preserve">          "p_rest_sum":"85</w:t>
      </w:r>
      <w:ins w:id="972" w:author="Бумай Елена Юрьевна" w:date="2026-02-04T12:00:00Z">
        <w:r w:rsidR="007706A0" w:rsidRPr="00AB1435">
          <w:rPr>
            <w:rFonts w:ascii="Times New Roman" w:hAnsi="Times New Roman" w:cs="Times New Roman"/>
            <w:i/>
            <w:sz w:val="20"/>
            <w:szCs w:val="20"/>
            <w:lang w:val="en-US"/>
            <w:rPrChange w:id="973" w:author="Бумай Елена Юрьевна" w:date="2026-02-04T14:37:00Z">
              <w:rPr>
                <w:rFonts w:ascii="Times New Roman" w:hAnsi="Times New Roman" w:cs="Times New Roman"/>
                <w:i/>
                <w:sz w:val="20"/>
                <w:szCs w:val="20"/>
              </w:rPr>
            </w:rPrChange>
          </w:rPr>
          <w:t>.</w:t>
        </w:r>
      </w:ins>
      <w:del w:id="974" w:author="Бумай Елена Юрьевна" w:date="2026-02-04T12:00:00Z">
        <w:r w:rsidRPr="008A4046" w:rsidDel="007706A0">
          <w:rPr>
            <w:rFonts w:ascii="Times New Roman" w:hAnsi="Times New Roman" w:cs="Times New Roman"/>
            <w:i/>
            <w:sz w:val="20"/>
            <w:szCs w:val="20"/>
            <w:lang w:val="en-US"/>
          </w:rPr>
          <w:delText>,</w:delText>
        </w:r>
      </w:del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5"</w:t>
      </w:r>
    </w:p>
    <w:p w14:paraId="7D351C90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}</w:t>
      </w:r>
    </w:p>
    <w:p w14:paraId="7995ABC2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],</w:t>
      </w:r>
    </w:p>
    <w:p w14:paraId="7DEB1D98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"Repayment":</w:t>
      </w:r>
    </w:p>
    <w:p w14:paraId="3FDB549E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[</w:t>
      </w:r>
    </w:p>
    <w:p w14:paraId="5C4A09B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{</w:t>
      </w:r>
    </w:p>
    <w:p w14:paraId="1F64776C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"p_pay_date":"01.10.2020",</w:t>
      </w:r>
    </w:p>
    <w:p w14:paraId="6C4622F4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"p_pay_num":"333888",</w:t>
      </w:r>
    </w:p>
    <w:p w14:paraId="59B7D7BC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"p_pay_sum":"5.5",</w:t>
      </w:r>
    </w:p>
    <w:p w14:paraId="7CDC331E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"p_pay_curr":"933"</w:t>
      </w:r>
    </w:p>
    <w:p w14:paraId="26A1EE5A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},</w:t>
      </w:r>
    </w:p>
    <w:p w14:paraId="2D41AE44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ab/>
        <w:t xml:space="preserve">  {</w:t>
      </w:r>
    </w:p>
    <w:p w14:paraId="4BC729B0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"p_pay_date":"05.10.2020",</w:t>
      </w:r>
    </w:p>
    <w:p w14:paraId="32972D9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"p_pay_num":"333889",</w:t>
      </w:r>
    </w:p>
    <w:p w14:paraId="6CBDB05B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"p_pay_sum":"4",</w:t>
      </w:r>
    </w:p>
    <w:p w14:paraId="44238879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"p_pay_curr":"933"</w:t>
      </w:r>
    </w:p>
    <w:p w14:paraId="223755B6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},</w:t>
      </w:r>
    </w:p>
    <w:p w14:paraId="3FDFF318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ab/>
        <w:t xml:space="preserve">  {</w:t>
      </w:r>
    </w:p>
    <w:p w14:paraId="0D7DC09B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"p_pay_date":"03.11.2020",</w:t>
      </w:r>
    </w:p>
    <w:p w14:paraId="2C52A877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"p_pay_num":"333889",</w:t>
      </w:r>
    </w:p>
    <w:p w14:paraId="7A15B2DF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"p_pay_sum":"5",</w:t>
      </w:r>
    </w:p>
    <w:p w14:paraId="2D7C0674" w14:textId="77777777" w:rsidR="004D5E59" w:rsidRPr="00181202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</w:t>
      </w:r>
      <w:r w:rsidRPr="00181202">
        <w:rPr>
          <w:rFonts w:ascii="Times New Roman" w:hAnsi="Times New Roman" w:cs="Times New Roman"/>
          <w:i/>
          <w:sz w:val="20"/>
          <w:szCs w:val="20"/>
        </w:rPr>
        <w:t>"</w:t>
      </w:r>
      <w:r w:rsidRPr="005E7AFB">
        <w:rPr>
          <w:rFonts w:ascii="Times New Roman" w:hAnsi="Times New Roman" w:cs="Times New Roman"/>
          <w:i/>
          <w:sz w:val="20"/>
          <w:szCs w:val="20"/>
          <w:lang w:val="en-US"/>
          <w:rPrChange w:id="975" w:author="Бумай Елена Юрьевна [2]" w:date="2026-02-26T14:20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>p</w:t>
      </w:r>
      <w:r w:rsidRPr="00181202">
        <w:rPr>
          <w:rFonts w:ascii="Times New Roman" w:hAnsi="Times New Roman" w:cs="Times New Roman"/>
          <w:i/>
          <w:sz w:val="20"/>
          <w:szCs w:val="20"/>
        </w:rPr>
        <w:t>_</w:t>
      </w:r>
      <w:r w:rsidRPr="005E7AFB">
        <w:rPr>
          <w:rFonts w:ascii="Times New Roman" w:hAnsi="Times New Roman" w:cs="Times New Roman"/>
          <w:i/>
          <w:sz w:val="20"/>
          <w:szCs w:val="20"/>
          <w:lang w:val="en-US"/>
          <w:rPrChange w:id="976" w:author="Бумай Елена Юрьевна [2]" w:date="2026-02-26T14:20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>pay</w:t>
      </w:r>
      <w:r w:rsidRPr="00181202">
        <w:rPr>
          <w:rFonts w:ascii="Times New Roman" w:hAnsi="Times New Roman" w:cs="Times New Roman"/>
          <w:i/>
          <w:sz w:val="20"/>
          <w:szCs w:val="20"/>
        </w:rPr>
        <w:t>_</w:t>
      </w:r>
      <w:proofErr w:type="spellStart"/>
      <w:r w:rsidRPr="005E7AFB">
        <w:rPr>
          <w:rFonts w:ascii="Times New Roman" w:hAnsi="Times New Roman" w:cs="Times New Roman"/>
          <w:i/>
          <w:sz w:val="20"/>
          <w:szCs w:val="20"/>
          <w:lang w:val="en-US"/>
          <w:rPrChange w:id="977" w:author="Бумай Елена Юрьевна [2]" w:date="2026-02-26T14:20:00Z">
            <w:rPr>
              <w:rFonts w:ascii="Times New Roman" w:hAnsi="Times New Roman" w:cs="Times New Roman"/>
              <w:i/>
              <w:sz w:val="20"/>
              <w:szCs w:val="20"/>
            </w:rPr>
          </w:rPrChange>
        </w:rPr>
        <w:t>curr</w:t>
      </w:r>
      <w:proofErr w:type="spellEnd"/>
      <w:r w:rsidRPr="00181202">
        <w:rPr>
          <w:rFonts w:ascii="Times New Roman" w:hAnsi="Times New Roman" w:cs="Times New Roman"/>
          <w:i/>
          <w:sz w:val="20"/>
          <w:szCs w:val="20"/>
        </w:rPr>
        <w:t>":"933"</w:t>
      </w:r>
    </w:p>
    <w:p w14:paraId="0A106A4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181202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32CA135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]</w:t>
      </w:r>
      <w:r w:rsidRPr="00B14034">
        <w:rPr>
          <w:rFonts w:ascii="Times New Roman" w:hAnsi="Times New Roman" w:cs="Times New Roman"/>
          <w:i/>
          <w:sz w:val="20"/>
          <w:szCs w:val="20"/>
        </w:rPr>
        <w:tab/>
      </w:r>
    </w:p>
    <w:p w14:paraId="0D54B984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}</w:t>
      </w:r>
    </w:p>
    <w:p w14:paraId="065DA65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]</w:t>
      </w:r>
    </w:p>
    <w:p w14:paraId="51C22F1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}'</w:t>
      </w:r>
    </w:p>
    <w:p w14:paraId="21957201" w14:textId="77777777" w:rsidR="007A0861" w:rsidRPr="00B14034" w:rsidRDefault="007A0861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7D43525F" w14:textId="77777777" w:rsidR="00AC3D14" w:rsidRPr="00B14034" w:rsidRDefault="00AC3D14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1ABC07B1" w14:textId="77777777" w:rsidR="00AC3D14" w:rsidRPr="00B14034" w:rsidRDefault="00AC3D14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3A7FCA79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HTTP</w:t>
      </w:r>
      <w:r w:rsidRPr="00B14034">
        <w:rPr>
          <w:rFonts w:ascii="Times New Roman" w:hAnsi="Times New Roman" w:cs="Times New Roman"/>
          <w:b/>
          <w:sz w:val="28"/>
          <w:szCs w:val="28"/>
        </w:rPr>
        <w:t>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150DB4" w:rsidRPr="00B14034" w14:paraId="4B145AE6" w14:textId="77777777" w:rsidTr="002D03ED">
        <w:tc>
          <w:tcPr>
            <w:tcW w:w="704" w:type="dxa"/>
          </w:tcPr>
          <w:p w14:paraId="53874E23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08CD67D0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50DB4" w:rsidRPr="00B14034" w14:paraId="0BBAFB6C" w14:textId="77777777" w:rsidTr="002D03ED">
        <w:tc>
          <w:tcPr>
            <w:tcW w:w="704" w:type="dxa"/>
          </w:tcPr>
          <w:p w14:paraId="66EFF634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1EC52220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150DB4" w:rsidRPr="00B14034" w14:paraId="196545FA" w14:textId="77777777" w:rsidTr="002D03ED">
        <w:tc>
          <w:tcPr>
            <w:tcW w:w="704" w:type="dxa"/>
          </w:tcPr>
          <w:p w14:paraId="1F4C10E3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4430A636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150DB4" w:rsidRPr="00B14034" w14:paraId="57192286" w14:textId="77777777" w:rsidTr="002D03ED">
        <w:tc>
          <w:tcPr>
            <w:tcW w:w="704" w:type="dxa"/>
          </w:tcPr>
          <w:p w14:paraId="5D3A51EC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2165BD3A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150DB4" w:rsidRPr="00B14034" w14:paraId="721B982E" w14:textId="77777777" w:rsidTr="002D03ED">
        <w:tc>
          <w:tcPr>
            <w:tcW w:w="704" w:type="dxa"/>
          </w:tcPr>
          <w:p w14:paraId="7A4E6151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2BF85D2F" w14:textId="77777777" w:rsidR="00150DB4" w:rsidRPr="00B14034" w:rsidRDefault="00150DB4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27AA2130" w14:textId="77777777" w:rsidR="00150DB4" w:rsidRPr="00B14034" w:rsidRDefault="00150DB4" w:rsidP="00150DB4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4C7E74F" w14:textId="77777777" w:rsidR="004D5E59" w:rsidRPr="00B14034" w:rsidRDefault="004D5E59" w:rsidP="00150DB4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85"/>
        <w:gridCol w:w="3407"/>
        <w:gridCol w:w="1950"/>
        <w:gridCol w:w="2103"/>
      </w:tblGrid>
      <w:tr w:rsidR="007A0861" w:rsidRPr="00B14034" w14:paraId="281EC3FA" w14:textId="77777777" w:rsidTr="007A0861">
        <w:tc>
          <w:tcPr>
            <w:tcW w:w="1905" w:type="dxa"/>
          </w:tcPr>
          <w:p w14:paraId="4401965E" w14:textId="77777777" w:rsidR="007A0861" w:rsidRPr="00B14034" w:rsidRDefault="007A0861" w:rsidP="007A086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460" w:type="dxa"/>
          </w:tcPr>
          <w:p w14:paraId="0BF277BB" w14:textId="77777777" w:rsidR="007A0861" w:rsidRPr="00B14034" w:rsidRDefault="007A0861" w:rsidP="002D03ED">
            <w:pPr>
              <w:spacing w:line="240" w:lineRule="atLeast"/>
              <w:ind w:hanging="95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90" w:type="dxa"/>
          </w:tcPr>
          <w:p w14:paraId="6FE803C4" w14:textId="77777777" w:rsidR="007A0861" w:rsidRPr="00B14034" w:rsidRDefault="007A0861" w:rsidP="007A0861">
            <w:pPr>
              <w:spacing w:line="240" w:lineRule="atLeast"/>
              <w:ind w:hanging="2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90" w:type="dxa"/>
          </w:tcPr>
          <w:p w14:paraId="32E5774E" w14:textId="77777777" w:rsidR="007A0861" w:rsidRPr="00B14034" w:rsidRDefault="007A0861" w:rsidP="002D03E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7A0861" w:rsidRPr="00B14034" w14:paraId="05D75D2A" w14:textId="77777777" w:rsidTr="007A0861">
        <w:tc>
          <w:tcPr>
            <w:tcW w:w="1905" w:type="dxa"/>
          </w:tcPr>
          <w:p w14:paraId="3F512317" w14:textId="77777777" w:rsidR="007A0861" w:rsidRPr="00B14034" w:rsidRDefault="007A0861" w:rsidP="007A086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60" w:type="dxa"/>
          </w:tcPr>
          <w:p w14:paraId="26BBF7F5" w14:textId="77777777" w:rsidR="007A0861" w:rsidRPr="00B14034" w:rsidRDefault="007A0861" w:rsidP="007A086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Логин клиента, выданный клиенту при выполнении процедуры регистрации у поставщика информации.</w:t>
            </w:r>
          </w:p>
        </w:tc>
        <w:tc>
          <w:tcPr>
            <w:tcW w:w="1990" w:type="dxa"/>
          </w:tcPr>
          <w:p w14:paraId="14243A3D" w14:textId="77777777" w:rsidR="007A0861" w:rsidRPr="00D22309" w:rsidRDefault="007A0861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90" w:type="dxa"/>
          </w:tcPr>
          <w:p w14:paraId="4CDAED88" w14:textId="77777777" w:rsidR="007A0861" w:rsidRPr="00B14034" w:rsidRDefault="007A0861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A0861" w:rsidRPr="00B14034" w14:paraId="50EE5132" w14:textId="77777777" w:rsidTr="007A0861">
        <w:tc>
          <w:tcPr>
            <w:tcW w:w="1905" w:type="dxa"/>
          </w:tcPr>
          <w:p w14:paraId="321DD72C" w14:textId="77777777" w:rsidR="007A0861" w:rsidRPr="00B14034" w:rsidRDefault="007A0861" w:rsidP="007A086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60" w:type="dxa"/>
          </w:tcPr>
          <w:p w14:paraId="3DD46E54" w14:textId="77777777" w:rsidR="007A0861" w:rsidRPr="00B14034" w:rsidRDefault="007A0861" w:rsidP="007A086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990" w:type="dxa"/>
          </w:tcPr>
          <w:p w14:paraId="199960F6" w14:textId="77777777" w:rsidR="007A0861" w:rsidRPr="00D22309" w:rsidRDefault="007A0861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90" w:type="dxa"/>
          </w:tcPr>
          <w:p w14:paraId="2C298C0B" w14:textId="77777777" w:rsidR="007A0861" w:rsidRPr="00B14034" w:rsidRDefault="007A0861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A0861" w:rsidRPr="00B14034" w14:paraId="6E330568" w14:textId="77777777" w:rsidTr="007A0861">
        <w:tc>
          <w:tcPr>
            <w:tcW w:w="1905" w:type="dxa"/>
          </w:tcPr>
          <w:p w14:paraId="61ADC4C7" w14:textId="77777777" w:rsidR="007A0861" w:rsidRPr="00B14034" w:rsidRDefault="007A0861" w:rsidP="007A0861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60" w:type="dxa"/>
          </w:tcPr>
          <w:p w14:paraId="6262E96C" w14:textId="77777777" w:rsidR="007A0861" w:rsidRPr="00B14034" w:rsidRDefault="007A0861" w:rsidP="007A086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Метка времени сеанса, или ключ, выданный клиенту при выполнении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процедуры аутентификации. (Сервис AUTHORIZATE)</w:t>
            </w:r>
          </w:p>
        </w:tc>
        <w:tc>
          <w:tcPr>
            <w:tcW w:w="1990" w:type="dxa"/>
          </w:tcPr>
          <w:p w14:paraId="07A1B9FE" w14:textId="77777777" w:rsidR="007A0861" w:rsidRPr="00D22309" w:rsidRDefault="007A0861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string</w:t>
            </w:r>
          </w:p>
        </w:tc>
        <w:tc>
          <w:tcPr>
            <w:tcW w:w="1990" w:type="dxa"/>
          </w:tcPr>
          <w:p w14:paraId="6268EC02" w14:textId="77777777" w:rsidR="007A0861" w:rsidRPr="00B14034" w:rsidRDefault="007A0861" w:rsidP="002D03ED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36634A36" w14:textId="77777777" w:rsidR="00150DB4" w:rsidRPr="00B14034" w:rsidRDefault="00150DB4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</w:rPr>
      </w:pPr>
    </w:p>
    <w:p w14:paraId="1A22D4F5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45507E9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3C153A8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package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</w:t>
      </w:r>
    </w:p>
    <w:p w14:paraId="157408F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[</w:t>
      </w:r>
    </w:p>
    <w:p w14:paraId="1F87D79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{</w:t>
      </w:r>
    </w:p>
    <w:p w14:paraId="3966DE7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"p_cl_num":"125486456",</w:t>
      </w:r>
    </w:p>
    <w:p w14:paraId="3A70C1C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"p_status":"1",</w:t>
      </w:r>
    </w:p>
    <w:p w14:paraId="12C6237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"p_req_init":"101",</w:t>
      </w:r>
    </w:p>
    <w:p w14:paraId="564B6CF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req_arr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</w:t>
      </w:r>
    </w:p>
    <w:p w14:paraId="26A0065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[</w:t>
      </w:r>
    </w:p>
    <w:p w14:paraId="641F08F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{</w:t>
      </w:r>
    </w:p>
    <w:p w14:paraId="15A71C9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"p_price":"100",</w:t>
      </w:r>
    </w:p>
    <w:p w14:paraId="4701475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"p_curr_code":"933",</w:t>
      </w:r>
    </w:p>
    <w:p w14:paraId="171AB71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"p_rest_sum":"85,5"</w:t>
      </w:r>
    </w:p>
    <w:p w14:paraId="76EDAE3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}</w:t>
      </w:r>
    </w:p>
    <w:p w14:paraId="17413FD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],</w:t>
      </w:r>
    </w:p>
    <w:p w14:paraId="3D39BB2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repayment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</w:t>
      </w:r>
    </w:p>
    <w:p w14:paraId="6ACD573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[</w:t>
      </w:r>
    </w:p>
    <w:p w14:paraId="62973AC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{</w:t>
      </w:r>
    </w:p>
    <w:p w14:paraId="5EB7033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"p_pay_date":"01.10.2020",</w:t>
      </w:r>
    </w:p>
    <w:p w14:paraId="2E0338C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"p_pay_num":"333888",</w:t>
      </w:r>
    </w:p>
    <w:p w14:paraId="4CA64EC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"p_pay_sum":"5.5",</w:t>
      </w:r>
    </w:p>
    <w:p w14:paraId="23285D3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"p_pay_curr":"933"</w:t>
      </w:r>
    </w:p>
    <w:p w14:paraId="5E8CE0A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},</w:t>
      </w:r>
    </w:p>
    <w:p w14:paraId="5D93EA3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{</w:t>
      </w:r>
    </w:p>
    <w:p w14:paraId="0E8D47F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"p_pay_date":"05.10.2020",</w:t>
      </w:r>
    </w:p>
    <w:p w14:paraId="5D0F0F4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"p_pay_num":"333889",</w:t>
      </w:r>
    </w:p>
    <w:p w14:paraId="25CAA96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"p_pay_sum":"4",</w:t>
      </w:r>
    </w:p>
    <w:p w14:paraId="6AD1C99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"p_pay_curr":"933"</w:t>
      </w:r>
    </w:p>
    <w:p w14:paraId="0D301C7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},</w:t>
      </w:r>
    </w:p>
    <w:p w14:paraId="09C012D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{</w:t>
      </w:r>
    </w:p>
    <w:p w14:paraId="28A06CC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"p_pay_date":"03.11.2020",</w:t>
      </w:r>
    </w:p>
    <w:p w14:paraId="2D799C2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"p_pay_num":"333889",</w:t>
      </w:r>
    </w:p>
    <w:p w14:paraId="2D68752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"p_pay_sum":"5",</w:t>
      </w:r>
    </w:p>
    <w:p w14:paraId="1B637C7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"p_pay_curr":"933"</w:t>
      </w:r>
    </w:p>
    <w:p w14:paraId="52A9A6A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}</w:t>
      </w:r>
    </w:p>
    <w:p w14:paraId="516B704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]</w:t>
      </w:r>
      <w:r w:rsidRPr="00B14034">
        <w:rPr>
          <w:rFonts w:ascii="Times New Roman" w:hAnsi="Times New Roman" w:cs="Times New Roman"/>
          <w:i/>
          <w:sz w:val="20"/>
          <w:szCs w:val="20"/>
        </w:rPr>
        <w:tab/>
      </w:r>
    </w:p>
    <w:p w14:paraId="21BFD15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}</w:t>
      </w:r>
    </w:p>
    <w:p w14:paraId="56CF36F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]</w:t>
      </w:r>
    </w:p>
    <w:p w14:paraId="667BC62B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356E3ACF" w14:textId="38D0FE67" w:rsidR="002335BC" w:rsidRDefault="002335BC">
      <w:pPr>
        <w:spacing w:line="259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br w:type="page"/>
      </w:r>
    </w:p>
    <w:p w14:paraId="44BC921B" w14:textId="77777777" w:rsidR="00AC3D14" w:rsidRPr="00B14034" w:rsidRDefault="00AC3D14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666"/>
        <w:gridCol w:w="2574"/>
        <w:gridCol w:w="1985"/>
        <w:gridCol w:w="2120"/>
      </w:tblGrid>
      <w:tr w:rsidR="00CB21F5" w:rsidRPr="00B14034" w14:paraId="61FE8390" w14:textId="77777777" w:rsidTr="00CB21F5">
        <w:tc>
          <w:tcPr>
            <w:tcW w:w="2666" w:type="dxa"/>
          </w:tcPr>
          <w:p w14:paraId="60D2F336" w14:textId="77777777" w:rsidR="00CB21F5" w:rsidRPr="00B14034" w:rsidRDefault="00CB21F5" w:rsidP="00CB21F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574" w:type="dxa"/>
          </w:tcPr>
          <w:p w14:paraId="17C93A8F" w14:textId="77777777" w:rsidR="00CB21F5" w:rsidRPr="00B14034" w:rsidRDefault="00CB21F5" w:rsidP="00CB21F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85" w:type="dxa"/>
          </w:tcPr>
          <w:p w14:paraId="1DD82E8F" w14:textId="77777777" w:rsidR="00CB21F5" w:rsidRPr="00B14034" w:rsidRDefault="00CB21F5" w:rsidP="00CB21F5">
            <w:pPr>
              <w:spacing w:line="240" w:lineRule="atLeast"/>
              <w:ind w:hanging="1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20" w:type="dxa"/>
          </w:tcPr>
          <w:p w14:paraId="097ED6AE" w14:textId="77777777" w:rsidR="00CB21F5" w:rsidRPr="00B14034" w:rsidRDefault="00CB21F5" w:rsidP="00CB21F5">
            <w:pPr>
              <w:spacing w:line="240" w:lineRule="atLeast"/>
              <w:ind w:hanging="1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C027EB" w:rsidRPr="00B14034" w14:paraId="2257F174" w14:textId="77777777" w:rsidTr="00FD4741">
        <w:tc>
          <w:tcPr>
            <w:tcW w:w="2666" w:type="dxa"/>
          </w:tcPr>
          <w:p w14:paraId="785F509F" w14:textId="769A40CA" w:rsidR="00C027EB" w:rsidRPr="00C027EB" w:rsidRDefault="00C027EB" w:rsidP="00C027E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</w:t>
            </w:r>
          </w:p>
        </w:tc>
        <w:tc>
          <w:tcPr>
            <w:tcW w:w="2574" w:type="dxa"/>
          </w:tcPr>
          <w:p w14:paraId="7BA4D5F3" w14:textId="30F13FE3" w:rsidR="00C027EB" w:rsidRPr="00B14034" w:rsidRDefault="00C027EB" w:rsidP="00C027E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54172B">
              <w:rPr>
                <w:rFonts w:ascii="Times New Roman" w:hAnsi="Times New Roman" w:cs="Times New Roman"/>
                <w:sz w:val="28"/>
                <w:szCs w:val="28"/>
              </w:rPr>
              <w:t>ассив данных</w:t>
            </w:r>
          </w:p>
        </w:tc>
        <w:tc>
          <w:tcPr>
            <w:tcW w:w="1985" w:type="dxa"/>
            <w:vAlign w:val="center"/>
          </w:tcPr>
          <w:p w14:paraId="7DB0C495" w14:textId="322CC5A7" w:rsidR="00C027EB" w:rsidRPr="00FD4355" w:rsidRDefault="00C027EB" w:rsidP="00C027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clob</w:t>
            </w:r>
            <w:proofErr w:type="spellEnd"/>
          </w:p>
        </w:tc>
        <w:tc>
          <w:tcPr>
            <w:tcW w:w="2120" w:type="dxa"/>
          </w:tcPr>
          <w:p w14:paraId="01728B55" w14:textId="7AA75781" w:rsidR="00C027EB" w:rsidRPr="00B14034" w:rsidRDefault="00C027EB" w:rsidP="00C02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</w:t>
            </w:r>
          </w:p>
        </w:tc>
      </w:tr>
      <w:tr w:rsidR="00D22309" w:rsidRPr="00B14034" w14:paraId="373F5A5B" w14:textId="77777777" w:rsidTr="00CB21F5">
        <w:tc>
          <w:tcPr>
            <w:tcW w:w="2666" w:type="dxa"/>
          </w:tcPr>
          <w:p w14:paraId="46F058A0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2574" w:type="dxa"/>
          </w:tcPr>
          <w:p w14:paraId="0D84CA1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Идентификатор задолженности в системе взыскателя</w:t>
            </w:r>
          </w:p>
        </w:tc>
        <w:tc>
          <w:tcPr>
            <w:tcW w:w="1985" w:type="dxa"/>
          </w:tcPr>
          <w:p w14:paraId="3A49B7A3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3916B58B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74898D97" w14:textId="77777777" w:rsidTr="00CB21F5">
        <w:tc>
          <w:tcPr>
            <w:tcW w:w="2666" w:type="dxa"/>
          </w:tcPr>
          <w:p w14:paraId="5C769C6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2574" w:type="dxa"/>
          </w:tcPr>
          <w:p w14:paraId="4D5AB711" w14:textId="7829B8A2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Статус взыскания</w:t>
            </w:r>
            <w:r w:rsidR="00DE4A5B">
              <w:rPr>
                <w:rFonts w:ascii="Times New Roman" w:hAnsi="Times New Roman" w:cs="Times New Roman"/>
                <w:sz w:val="28"/>
                <w:szCs w:val="28"/>
              </w:rPr>
              <w:t xml:space="preserve"> (1-активно, 2 частично исполнено, 3 исполнено, 4 –прекращено без исполнения)</w:t>
            </w:r>
          </w:p>
        </w:tc>
        <w:tc>
          <w:tcPr>
            <w:tcW w:w="1985" w:type="dxa"/>
          </w:tcPr>
          <w:p w14:paraId="2C2DE1FE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7438671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:rsidDel="00A567F5" w14:paraId="287DB38A" w14:textId="1C8CD4B8" w:rsidTr="00CB21F5">
        <w:trPr>
          <w:del w:id="978" w:author="Бумай Елена Юрьевна [2]" w:date="2026-05-20T12:26:00Z"/>
        </w:trPr>
        <w:tc>
          <w:tcPr>
            <w:tcW w:w="2666" w:type="dxa"/>
          </w:tcPr>
          <w:p w14:paraId="5C09D376" w14:textId="15589E53" w:rsidR="00D22309" w:rsidRPr="00B14034" w:rsidDel="00A567F5" w:rsidRDefault="00D22309" w:rsidP="00D22309">
            <w:pPr>
              <w:spacing w:line="240" w:lineRule="atLeast"/>
              <w:rPr>
                <w:del w:id="979" w:author="Бумай Елена Юрьевна [2]" w:date="2026-05-20T12:26:00Z"/>
                <w:moveFrom w:id="980" w:author="Бумай Елена Юрьевна" w:date="2026-02-04T11:47:00Z"/>
                <w:rFonts w:ascii="Times New Roman" w:hAnsi="Times New Roman" w:cs="Times New Roman"/>
                <w:b/>
                <w:sz w:val="28"/>
                <w:szCs w:val="28"/>
              </w:rPr>
            </w:pPr>
            <w:moveFromRangeStart w:id="981" w:author="Бумай Елена Юрьевна" w:date="2026-02-04T11:47:00Z" w:name="move221098050"/>
            <w:moveFrom w:id="982" w:author="Бумай Елена Юрьевна" w:date="2026-02-04T11:47:00Z">
              <w:del w:id="983" w:author="Бумай Елена Юрьевна [2]" w:date="2026-05-20T12:26:00Z">
                <w:r w:rsidRPr="00B14034" w:rsidDel="00A567F5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delText>P</w:delText>
                </w:r>
                <w:r w:rsidRPr="00B14034" w:rsidDel="00A567F5">
                  <w:rPr>
                    <w:rFonts w:ascii="Times New Roman" w:hAnsi="Times New Roman" w:cs="Times New Roman"/>
                    <w:sz w:val="28"/>
                    <w:szCs w:val="28"/>
                  </w:rPr>
                  <w:delText>_</w:delText>
                </w:r>
                <w:r w:rsidRPr="00B14034" w:rsidDel="00A567F5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delText>PRICE</w:delText>
                </w:r>
              </w:del>
            </w:moveFrom>
          </w:p>
        </w:tc>
        <w:tc>
          <w:tcPr>
            <w:tcW w:w="2574" w:type="dxa"/>
          </w:tcPr>
          <w:p w14:paraId="00024E95" w14:textId="03BE9851" w:rsidR="00D22309" w:rsidRPr="00B14034" w:rsidDel="00A567F5" w:rsidRDefault="00D22309" w:rsidP="00D22309">
            <w:pPr>
              <w:spacing w:line="240" w:lineRule="atLeast"/>
              <w:rPr>
                <w:del w:id="984" w:author="Бумай Елена Юрьевна [2]" w:date="2026-05-20T12:26:00Z"/>
                <w:moveFrom w:id="985" w:author="Бумай Елена Юрьевна" w:date="2026-02-04T11:47:00Z"/>
                <w:rFonts w:ascii="Times New Roman" w:hAnsi="Times New Roman" w:cs="Times New Roman"/>
                <w:sz w:val="28"/>
                <w:szCs w:val="28"/>
              </w:rPr>
            </w:pPr>
            <w:moveFrom w:id="986" w:author="Бумай Елена Юрьевна" w:date="2026-02-04T11:47:00Z">
              <w:del w:id="987" w:author="Бумай Елена Юрьевна [2]" w:date="2026-05-20T12:26:00Z">
                <w:r w:rsidRPr="00B14034" w:rsidDel="00A567F5">
                  <w:rPr>
                    <w:rFonts w:ascii="Times New Roman" w:hAnsi="Times New Roman" w:cs="Times New Roman"/>
                    <w:sz w:val="28"/>
                    <w:szCs w:val="28"/>
                  </w:rPr>
                  <w:delText>Первоначальная сумма долга</w:delText>
                </w:r>
              </w:del>
            </w:moveFrom>
          </w:p>
        </w:tc>
        <w:tc>
          <w:tcPr>
            <w:tcW w:w="1985" w:type="dxa"/>
          </w:tcPr>
          <w:p w14:paraId="738D4F24" w14:textId="34128BDB" w:rsidR="00D22309" w:rsidDel="00A567F5" w:rsidRDefault="00D22309" w:rsidP="00D22309">
            <w:pPr>
              <w:rPr>
                <w:del w:id="988" w:author="Бумай Елена Юрьевна [2]" w:date="2026-05-20T12:26:00Z"/>
                <w:moveFrom w:id="989" w:author="Бумай Елена Юрьевна" w:date="2026-02-04T11:47:00Z"/>
              </w:rPr>
            </w:pPr>
            <w:moveFrom w:id="990" w:author="Бумай Елена Юрьевна" w:date="2026-02-04T11:47:00Z">
              <w:del w:id="991" w:author="Бумай Елена Юрьевна [2]" w:date="2026-05-20T12:26:00Z">
                <w:r w:rsidRPr="00FD4355" w:rsidDel="00A567F5"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delText>string</w:delText>
                </w:r>
              </w:del>
            </w:moveFrom>
          </w:p>
        </w:tc>
        <w:tc>
          <w:tcPr>
            <w:tcW w:w="2120" w:type="dxa"/>
            <w:vAlign w:val="center"/>
          </w:tcPr>
          <w:p w14:paraId="0F220DF2" w14:textId="08075677" w:rsidR="00D22309" w:rsidRPr="00B14034" w:rsidDel="00A567F5" w:rsidRDefault="00D22309" w:rsidP="00D22309">
            <w:pPr>
              <w:jc w:val="center"/>
              <w:rPr>
                <w:del w:id="992" w:author="Бумай Елена Юрьевна [2]" w:date="2026-05-20T12:26:00Z"/>
                <w:moveFrom w:id="993" w:author="Бумай Елена Юрьевна" w:date="2026-02-04T11:47:00Z"/>
                <w:rFonts w:ascii="Times New Roman" w:hAnsi="Times New Roman" w:cs="Times New Roman"/>
              </w:rPr>
            </w:pPr>
            <w:moveFrom w:id="994" w:author="Бумай Елена Юрьевна" w:date="2026-02-04T11:47:00Z">
              <w:del w:id="995" w:author="Бумай Елена Юрьевна [2]" w:date="2026-05-20T12:26:00Z">
                <w:r w:rsidRPr="00B14034" w:rsidDel="00A567F5">
                  <w:rPr>
                    <w:rFonts w:ascii="Times New Roman" w:hAnsi="Times New Roman" w:cs="Times New Roman"/>
                    <w:sz w:val="28"/>
                    <w:szCs w:val="28"/>
                  </w:rPr>
                  <w:delText>Да</w:delText>
                </w:r>
              </w:del>
            </w:moveFrom>
          </w:p>
        </w:tc>
      </w:tr>
      <w:moveFromRangeEnd w:id="981"/>
      <w:tr w:rsidR="00D22309" w:rsidRPr="00B14034" w14:paraId="3E4715B2" w14:textId="77777777" w:rsidTr="00CB21F5">
        <w:tc>
          <w:tcPr>
            <w:tcW w:w="2666" w:type="dxa"/>
          </w:tcPr>
          <w:p w14:paraId="795D7891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</w:p>
        </w:tc>
        <w:tc>
          <w:tcPr>
            <w:tcW w:w="2574" w:type="dxa"/>
          </w:tcPr>
          <w:p w14:paraId="11E73ECD" w14:textId="3400FEDC" w:rsidR="00D22309" w:rsidRPr="00FD4741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del w:id="996" w:author="Бумай Елена Юрьевна" w:date="2026-02-04T09:32:00Z">
              <w:r w:rsidRPr="00B14034" w:rsidDel="00FD4741">
                <w:rPr>
                  <w:rFonts w:ascii="Times New Roman" w:hAnsi="Times New Roman" w:cs="Times New Roman"/>
                  <w:sz w:val="28"/>
                  <w:szCs w:val="28"/>
                </w:rPr>
                <w:delText>Фамилия должника</w:delText>
              </w:r>
            </w:del>
            <w:ins w:id="997" w:author="Бумай Елена Юрьевна" w:date="2026-02-04T09:32:00Z">
              <w:r w:rsidR="00FD4741">
                <w:rPr>
                  <w:rFonts w:ascii="Times New Roman" w:hAnsi="Times New Roman" w:cs="Times New Roman"/>
                  <w:sz w:val="28"/>
                  <w:szCs w:val="28"/>
                </w:rPr>
                <w:t xml:space="preserve">тип требования </w:t>
              </w:r>
              <w:r w:rsidR="00FD4741" w:rsidRPr="00FD4741">
                <w:rPr>
                  <w:rFonts w:ascii="Times New Roman" w:hAnsi="Times New Roman" w:cs="Times New Roman"/>
                  <w:i/>
                  <w:sz w:val="28"/>
                  <w:szCs w:val="28"/>
                  <w:rPrChange w:id="998" w:author="Бумай Елена Юрьевна" w:date="2026-02-04T09:32:00Z">
                    <w:rPr>
                      <w:rFonts w:ascii="Times New Roman" w:hAnsi="Times New Roman" w:cs="Times New Roman"/>
                      <w:sz w:val="28"/>
                      <w:szCs w:val="28"/>
                    </w:rPr>
                  </w:rPrChange>
                </w:rPr>
                <w:t>(</w:t>
              </w:r>
              <w:r w:rsidR="00FD4741">
                <w:rPr>
                  <w:rFonts w:ascii="Times New Roman" w:hAnsi="Times New Roman" w:cs="Times New Roman"/>
                  <w:i/>
                  <w:sz w:val="28"/>
                  <w:szCs w:val="28"/>
                </w:rPr>
                <w:t>справочник 214)</w:t>
              </w:r>
            </w:ins>
          </w:p>
        </w:tc>
        <w:tc>
          <w:tcPr>
            <w:tcW w:w="1985" w:type="dxa"/>
          </w:tcPr>
          <w:p w14:paraId="6F60F624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5CFC1B4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A79C7" w:rsidRPr="00B14034" w14:paraId="4EE93437" w14:textId="77777777" w:rsidTr="005E7AFB">
        <w:tc>
          <w:tcPr>
            <w:tcW w:w="2666" w:type="dxa"/>
          </w:tcPr>
          <w:p w14:paraId="48181884" w14:textId="77777777" w:rsidR="002A79C7" w:rsidRPr="00B14034" w:rsidRDefault="002A79C7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</w:t>
            </w:r>
          </w:p>
        </w:tc>
        <w:tc>
          <w:tcPr>
            <w:tcW w:w="6679" w:type="dxa"/>
            <w:gridSpan w:val="3"/>
          </w:tcPr>
          <w:p w14:paraId="3196A700" w14:textId="027ABBC0" w:rsidR="002A79C7" w:rsidRPr="002A79C7" w:rsidDel="00910F06" w:rsidRDefault="002A79C7" w:rsidP="00D22309">
            <w:pPr>
              <w:spacing w:line="240" w:lineRule="atLeast"/>
              <w:rPr>
                <w:del w:id="999" w:author="Бумай Елена Юрьевна" w:date="2026-02-04T11:48:00Z"/>
                <w:rFonts w:ascii="Times New Roman" w:hAnsi="Times New Roman" w:cs="Times New Roman"/>
                <w:sz w:val="28"/>
                <w:szCs w:val="28"/>
              </w:rPr>
            </w:pPr>
            <w:ins w:id="1000" w:author="Бумай Елена Юрьевна" w:date="2026-02-04T11:47:00Z">
              <w:r>
                <w:rPr>
                  <w:rFonts w:ascii="Times New Roman" w:hAnsi="Times New Roman" w:cs="Times New Roman"/>
                  <w:sz w:val="28"/>
                  <w:szCs w:val="28"/>
                </w:rPr>
                <w:t>массив</w:t>
              </w:r>
            </w:ins>
            <w:ins w:id="1001" w:author="Бумай Елена Юрьевна" w:date="2026-02-04T11:48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данных о сумме долга</w:t>
              </w:r>
            </w:ins>
          </w:p>
          <w:p w14:paraId="055B83C3" w14:textId="55187B58" w:rsidR="002A79C7" w:rsidDel="002A79C7" w:rsidRDefault="002A79C7">
            <w:pPr>
              <w:spacing w:line="240" w:lineRule="atLeast"/>
              <w:rPr>
                <w:del w:id="1002" w:author="Бумай Елена Юрьевна" w:date="2026-02-04T11:48:00Z"/>
              </w:rPr>
              <w:pPrChange w:id="1003" w:author="Бумай Елена Юрьевна" w:date="2026-02-04T11:48:00Z">
                <w:pPr/>
              </w:pPrChange>
            </w:pPr>
            <w:del w:id="1004" w:author="Бумай Елена Юрьевна" w:date="2026-02-04T11:47:00Z">
              <w:r w:rsidRPr="00FD4355" w:rsidDel="002A79C7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string</w:delText>
              </w:r>
            </w:del>
          </w:p>
          <w:p w14:paraId="25372091" w14:textId="154B507D" w:rsidR="002A79C7" w:rsidRPr="00B14034" w:rsidRDefault="002A79C7">
            <w:pPr>
              <w:rPr>
                <w:rFonts w:ascii="Times New Roman" w:hAnsi="Times New Roman" w:cs="Times New Roman"/>
              </w:rPr>
              <w:pPrChange w:id="1005" w:author="Бумай Елена Юрьевна" w:date="2026-02-04T11:48:00Z">
                <w:pPr>
                  <w:jc w:val="center"/>
                </w:pPr>
              </w:pPrChange>
            </w:pPr>
            <w:del w:id="1006" w:author="Бумай Елена Юрьевна" w:date="2026-02-04T11:47:00Z">
              <w:r w:rsidRPr="00B14034" w:rsidDel="002A79C7">
                <w:rPr>
                  <w:rFonts w:ascii="Times New Roman" w:hAnsi="Times New Roman" w:cs="Times New Roman"/>
                  <w:sz w:val="28"/>
                  <w:szCs w:val="28"/>
                </w:rPr>
                <w:delText>Да</w:delText>
              </w:r>
            </w:del>
          </w:p>
        </w:tc>
      </w:tr>
      <w:tr w:rsidR="002A79C7" w:rsidRPr="00B14034" w14:paraId="2C47EC0D" w14:textId="77777777" w:rsidTr="005E7AFB">
        <w:tc>
          <w:tcPr>
            <w:tcW w:w="2666" w:type="dxa"/>
          </w:tcPr>
          <w:p w14:paraId="66715D62" w14:textId="77777777" w:rsidR="002A79C7" w:rsidRPr="00B14034" w:rsidRDefault="002A79C7" w:rsidP="005E7AFB">
            <w:pPr>
              <w:spacing w:line="240" w:lineRule="atLeast"/>
              <w:rPr>
                <w:moveTo w:id="1007" w:author="Бумай Елена Юрьевна" w:date="2026-02-04T11:47:00Z"/>
                <w:rFonts w:ascii="Times New Roman" w:hAnsi="Times New Roman" w:cs="Times New Roman"/>
                <w:b/>
                <w:sz w:val="28"/>
                <w:szCs w:val="28"/>
              </w:rPr>
            </w:pPr>
            <w:moveToRangeStart w:id="1008" w:author="Бумай Елена Юрьевна" w:date="2026-02-04T11:47:00Z" w:name="move221098050"/>
            <w:moveTo w:id="1009" w:author="Бумай Елена Юрьевна" w:date="2026-02-04T11:47:00Z">
              <w:r w:rsidRPr="00B14034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P</w:t>
              </w:r>
              <w:r w:rsidRPr="00B14034">
                <w:rPr>
                  <w:rFonts w:ascii="Times New Roman" w:hAnsi="Times New Roman" w:cs="Times New Roman"/>
                  <w:sz w:val="28"/>
                  <w:szCs w:val="28"/>
                </w:rPr>
                <w:t>_</w:t>
              </w:r>
              <w:r w:rsidRPr="00B14034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PRICE</w:t>
              </w:r>
            </w:moveTo>
          </w:p>
        </w:tc>
        <w:tc>
          <w:tcPr>
            <w:tcW w:w="2574" w:type="dxa"/>
          </w:tcPr>
          <w:p w14:paraId="26186E9E" w14:textId="77777777" w:rsidR="002A79C7" w:rsidRPr="00B14034" w:rsidRDefault="002A79C7" w:rsidP="005E7AFB">
            <w:pPr>
              <w:spacing w:line="240" w:lineRule="atLeast"/>
              <w:rPr>
                <w:moveTo w:id="1010" w:author="Бумай Елена Юрьевна" w:date="2026-02-04T11:47:00Z"/>
                <w:rFonts w:ascii="Times New Roman" w:hAnsi="Times New Roman" w:cs="Times New Roman"/>
                <w:sz w:val="28"/>
                <w:szCs w:val="28"/>
              </w:rPr>
            </w:pPr>
            <w:moveTo w:id="1011" w:author="Бумай Елена Юрьевна" w:date="2026-02-04T11:47:00Z">
              <w:r w:rsidRPr="00B14034">
                <w:rPr>
                  <w:rFonts w:ascii="Times New Roman" w:hAnsi="Times New Roman" w:cs="Times New Roman"/>
                  <w:sz w:val="28"/>
                  <w:szCs w:val="28"/>
                </w:rPr>
                <w:t>Первоначальная сумма долга</w:t>
              </w:r>
            </w:moveTo>
          </w:p>
        </w:tc>
        <w:tc>
          <w:tcPr>
            <w:tcW w:w="1985" w:type="dxa"/>
          </w:tcPr>
          <w:p w14:paraId="12585A19" w14:textId="77777777" w:rsidR="002A79C7" w:rsidRDefault="002A79C7" w:rsidP="005E7AFB">
            <w:pPr>
              <w:rPr>
                <w:moveTo w:id="1012" w:author="Бумай Елена Юрьевна" w:date="2026-02-04T11:47:00Z"/>
              </w:rPr>
            </w:pPr>
            <w:moveTo w:id="1013" w:author="Бумай Елена Юрьевна" w:date="2026-02-04T11:47:00Z">
              <w:r w:rsidRPr="00FD4355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string</w:t>
              </w:r>
            </w:moveTo>
          </w:p>
        </w:tc>
        <w:tc>
          <w:tcPr>
            <w:tcW w:w="2120" w:type="dxa"/>
            <w:vAlign w:val="center"/>
          </w:tcPr>
          <w:p w14:paraId="62853B7C" w14:textId="77777777" w:rsidR="002A79C7" w:rsidRPr="00B14034" w:rsidRDefault="002A79C7" w:rsidP="005E7AFB">
            <w:pPr>
              <w:jc w:val="center"/>
              <w:rPr>
                <w:moveTo w:id="1014" w:author="Бумай Елена Юрьевна" w:date="2026-02-04T11:47:00Z"/>
                <w:rFonts w:ascii="Times New Roman" w:hAnsi="Times New Roman" w:cs="Times New Roman"/>
              </w:rPr>
            </w:pPr>
            <w:moveTo w:id="1015" w:author="Бумай Елена Юрьевна" w:date="2026-02-04T11:47:00Z">
              <w:r w:rsidRPr="00B14034">
                <w:rPr>
                  <w:rFonts w:ascii="Times New Roman" w:hAnsi="Times New Roman" w:cs="Times New Roman"/>
                  <w:sz w:val="28"/>
                  <w:szCs w:val="28"/>
                </w:rPr>
                <w:t>Да</w:t>
              </w:r>
            </w:moveTo>
          </w:p>
        </w:tc>
      </w:tr>
      <w:moveToRangeEnd w:id="1008"/>
      <w:tr w:rsidR="00D22309" w:rsidRPr="00B14034" w14:paraId="41F1854B" w14:textId="77777777" w:rsidTr="00CB21F5">
        <w:tc>
          <w:tcPr>
            <w:tcW w:w="2666" w:type="dxa"/>
          </w:tcPr>
          <w:p w14:paraId="6384FE24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P_CURR_CODE</w:t>
            </w:r>
          </w:p>
        </w:tc>
        <w:tc>
          <w:tcPr>
            <w:tcW w:w="2574" w:type="dxa"/>
          </w:tcPr>
          <w:p w14:paraId="001694F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Валюта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долга</w:t>
            </w:r>
            <w:proofErr w:type="spellEnd"/>
          </w:p>
        </w:tc>
        <w:tc>
          <w:tcPr>
            <w:tcW w:w="1985" w:type="dxa"/>
          </w:tcPr>
          <w:p w14:paraId="7D5D215D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8D5ECFC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4C70685A" w14:textId="77777777" w:rsidTr="00CB21F5">
        <w:tc>
          <w:tcPr>
            <w:tcW w:w="2666" w:type="dxa"/>
          </w:tcPr>
          <w:p w14:paraId="699370E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P_REST_SUM</w:t>
            </w:r>
          </w:p>
        </w:tc>
        <w:tc>
          <w:tcPr>
            <w:tcW w:w="2574" w:type="dxa"/>
          </w:tcPr>
          <w:p w14:paraId="58601667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Остаток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долга</w:t>
            </w:r>
            <w:proofErr w:type="spellEnd"/>
          </w:p>
        </w:tc>
        <w:tc>
          <w:tcPr>
            <w:tcW w:w="1985" w:type="dxa"/>
          </w:tcPr>
          <w:p w14:paraId="7948533E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66AE6BF4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A79C7" w:rsidRPr="00B14034" w14:paraId="4873FD54" w14:textId="77777777" w:rsidTr="005E7AFB">
        <w:tc>
          <w:tcPr>
            <w:tcW w:w="2666" w:type="dxa"/>
          </w:tcPr>
          <w:p w14:paraId="0F601014" w14:textId="7F593EE1" w:rsidR="002A79C7" w:rsidRPr="00B14034" w:rsidRDefault="002A79C7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REPAYMENT</w:t>
            </w:r>
          </w:p>
        </w:tc>
        <w:tc>
          <w:tcPr>
            <w:tcW w:w="6679" w:type="dxa"/>
            <w:gridSpan w:val="3"/>
          </w:tcPr>
          <w:p w14:paraId="0E2B9722" w14:textId="0E3536CE" w:rsidR="002A79C7" w:rsidRPr="00B14034" w:rsidDel="00910F06" w:rsidRDefault="002A79C7" w:rsidP="002A79C7">
            <w:pPr>
              <w:spacing w:line="240" w:lineRule="atLeast"/>
              <w:rPr>
                <w:del w:id="1016" w:author="Бумай Елена Юрьевна" w:date="2026-02-04T11:48:00Z"/>
                <w:rFonts w:ascii="Times New Roman" w:hAnsi="Times New Roman" w:cs="Times New Roman"/>
                <w:sz w:val="28"/>
                <w:szCs w:val="28"/>
              </w:rPr>
            </w:pPr>
            <w:ins w:id="1017" w:author="Бумай Елена Юрьевна" w:date="2026-02-04T11:48:00Z"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Массив </w:t>
              </w:r>
            </w:ins>
            <w:del w:id="1018" w:author="Бумай Елена Юрьевна" w:date="2026-02-04T11:48:00Z">
              <w:r w:rsidDel="002A79C7">
                <w:rPr>
                  <w:rFonts w:ascii="Times New Roman" w:hAnsi="Times New Roman" w:cs="Times New Roman"/>
                  <w:sz w:val="28"/>
                  <w:szCs w:val="28"/>
                </w:rPr>
                <w:delText>Д</w:delText>
              </w:r>
            </w:del>
            <w:ins w:id="1019" w:author="Бумай Елена Юрьевна" w:date="2026-02-04T11:48:00Z">
              <w:r>
                <w:rPr>
                  <w:rFonts w:ascii="Times New Roman" w:hAnsi="Times New Roman" w:cs="Times New Roman"/>
                  <w:sz w:val="28"/>
                  <w:szCs w:val="28"/>
                </w:rPr>
                <w:t>д</w:t>
              </w:r>
            </w:ins>
            <w:r>
              <w:rPr>
                <w:rFonts w:ascii="Times New Roman" w:hAnsi="Times New Roman" w:cs="Times New Roman"/>
                <w:sz w:val="28"/>
                <w:szCs w:val="28"/>
              </w:rPr>
              <w:t>анные о погашениях</w:t>
            </w:r>
          </w:p>
          <w:p w14:paraId="2554D396" w14:textId="5222C418" w:rsidR="002A79C7" w:rsidDel="002A79C7" w:rsidRDefault="002A79C7">
            <w:pPr>
              <w:spacing w:line="240" w:lineRule="atLeast"/>
              <w:rPr>
                <w:del w:id="1020" w:author="Бумай Елена Юрьевна" w:date="2026-02-04T11:48:00Z"/>
              </w:rPr>
              <w:pPrChange w:id="1021" w:author="Бумай Елена Юрьевна" w:date="2026-02-04T11:48:00Z">
                <w:pPr/>
              </w:pPrChange>
            </w:pPr>
            <w:del w:id="1022" w:author="Бумай Елена Юрьевна" w:date="2026-02-04T11:48:00Z">
              <w:r w:rsidRPr="00FD4355" w:rsidDel="002A79C7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delText>string</w:delText>
              </w:r>
            </w:del>
          </w:p>
          <w:p w14:paraId="554B6524" w14:textId="21647121" w:rsidR="002A79C7" w:rsidRPr="00B14034" w:rsidRDefault="002A79C7">
            <w:pPr>
              <w:rPr>
                <w:rFonts w:ascii="Times New Roman" w:hAnsi="Times New Roman" w:cs="Times New Roman"/>
              </w:rPr>
              <w:pPrChange w:id="1023" w:author="Бумай Елена Юрьевна" w:date="2026-02-04T11:48:00Z">
                <w:pPr>
                  <w:jc w:val="center"/>
                </w:pPr>
              </w:pPrChange>
            </w:pPr>
            <w:del w:id="1024" w:author="Бумай Елена Юрьевна" w:date="2026-02-04T11:48:00Z">
              <w:r w:rsidRPr="00B14034" w:rsidDel="002A79C7">
                <w:rPr>
                  <w:rFonts w:ascii="Times New Roman" w:hAnsi="Times New Roman" w:cs="Times New Roman"/>
                  <w:sz w:val="28"/>
                  <w:szCs w:val="28"/>
                </w:rPr>
                <w:delText>Да</w:delText>
              </w:r>
            </w:del>
          </w:p>
        </w:tc>
      </w:tr>
      <w:tr w:rsidR="00D22309" w:rsidRPr="00B14034" w14:paraId="6AADC1D7" w14:textId="77777777" w:rsidTr="00CB21F5">
        <w:tc>
          <w:tcPr>
            <w:tcW w:w="2666" w:type="dxa"/>
          </w:tcPr>
          <w:p w14:paraId="24CA64E5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P_PAY_DATE</w:t>
            </w:r>
          </w:p>
        </w:tc>
        <w:tc>
          <w:tcPr>
            <w:tcW w:w="2574" w:type="dxa"/>
          </w:tcPr>
          <w:p w14:paraId="64ED977C" w14:textId="712C7A8C" w:rsidR="00D22309" w:rsidRPr="00C027EB" w:rsidRDefault="00C027EB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985" w:type="dxa"/>
          </w:tcPr>
          <w:p w14:paraId="09D9519B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11C6DD0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365EDD1C" w14:textId="77777777" w:rsidTr="00CB21F5">
        <w:tc>
          <w:tcPr>
            <w:tcW w:w="2666" w:type="dxa"/>
          </w:tcPr>
          <w:p w14:paraId="26F249E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P_PAY_NUM</w:t>
            </w:r>
          </w:p>
        </w:tc>
        <w:tc>
          <w:tcPr>
            <w:tcW w:w="2574" w:type="dxa"/>
          </w:tcPr>
          <w:p w14:paraId="380A9D08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Номер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платежа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985" w:type="dxa"/>
          </w:tcPr>
          <w:p w14:paraId="0A36FB86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A5BFF52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05720F5D" w14:textId="77777777" w:rsidTr="00CB21F5">
        <w:tc>
          <w:tcPr>
            <w:tcW w:w="2666" w:type="dxa"/>
          </w:tcPr>
          <w:p w14:paraId="7055396F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P_PAY_SUM</w:t>
            </w:r>
          </w:p>
        </w:tc>
        <w:tc>
          <w:tcPr>
            <w:tcW w:w="2574" w:type="dxa"/>
          </w:tcPr>
          <w:p w14:paraId="1089555B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Сумма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погашения</w:t>
            </w:r>
            <w:proofErr w:type="spellEnd"/>
          </w:p>
          <w:p w14:paraId="7F9C4B9D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2A0DB1C9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6A6A2749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2309" w:rsidRPr="00B14034" w14:paraId="5B305BDC" w14:textId="77777777" w:rsidTr="00CB21F5">
        <w:tc>
          <w:tcPr>
            <w:tcW w:w="2666" w:type="dxa"/>
          </w:tcPr>
          <w:p w14:paraId="03C40F39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P_PAY_CURR</w:t>
            </w:r>
          </w:p>
        </w:tc>
        <w:tc>
          <w:tcPr>
            <w:tcW w:w="2574" w:type="dxa"/>
          </w:tcPr>
          <w:p w14:paraId="1388A62C" w14:textId="77777777" w:rsidR="00D22309" w:rsidRPr="00B14034" w:rsidRDefault="00D22309" w:rsidP="00D22309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Валюта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погашения</w:t>
            </w:r>
            <w:proofErr w:type="spellEnd"/>
          </w:p>
        </w:tc>
        <w:tc>
          <w:tcPr>
            <w:tcW w:w="1985" w:type="dxa"/>
          </w:tcPr>
          <w:p w14:paraId="7C5B9CC1" w14:textId="77777777" w:rsidR="00D22309" w:rsidRDefault="00D22309" w:rsidP="00D22309">
            <w:r w:rsidRPr="00FD4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61998FD9" w14:textId="77777777" w:rsidR="00D22309" w:rsidRPr="00B14034" w:rsidRDefault="00D22309" w:rsidP="00D22309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942D03C" w14:textId="77777777" w:rsidR="00DE4A5B" w:rsidRDefault="00DE4A5B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2797FD6" w14:textId="4F6BD622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Выходные данные: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59"/>
        <w:gridCol w:w="3230"/>
        <w:gridCol w:w="1853"/>
        <w:gridCol w:w="2103"/>
      </w:tblGrid>
      <w:tr w:rsidR="008B6767" w:rsidRPr="00B14034" w14:paraId="2E2A864D" w14:textId="77777777" w:rsidTr="00D8375B">
        <w:tc>
          <w:tcPr>
            <w:tcW w:w="2159" w:type="dxa"/>
          </w:tcPr>
          <w:p w14:paraId="6A2A2EC3" w14:textId="77777777" w:rsidR="008B6767" w:rsidRPr="00B14034" w:rsidRDefault="008B6767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230" w:type="dxa"/>
          </w:tcPr>
          <w:p w14:paraId="6F50D44A" w14:textId="77777777" w:rsidR="008B6767" w:rsidRPr="00B14034" w:rsidRDefault="008B6767" w:rsidP="0086061F">
            <w:pPr>
              <w:spacing w:line="240" w:lineRule="atLeast"/>
              <w:ind w:hanging="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853" w:type="dxa"/>
          </w:tcPr>
          <w:p w14:paraId="0AED18D7" w14:textId="77777777" w:rsidR="008B6767" w:rsidRPr="00B14034" w:rsidRDefault="008B6767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44DEB09E" w14:textId="77777777" w:rsidR="008B6767" w:rsidRPr="00B14034" w:rsidRDefault="008B6767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2AFDACAC" w14:textId="77777777" w:rsidTr="00D8375B">
        <w:tc>
          <w:tcPr>
            <w:tcW w:w="2159" w:type="dxa"/>
          </w:tcPr>
          <w:p w14:paraId="306EF6D7" w14:textId="77777777" w:rsidR="00D8375B" w:rsidRPr="00B14034" w:rsidRDefault="00D8375B" w:rsidP="00D8375B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ResponseTime</w:t>
            </w:r>
            <w:proofErr w:type="spellEnd"/>
            <w:r w:rsidRPr="00B140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30" w:type="dxa"/>
          </w:tcPr>
          <w:p w14:paraId="2C0058CB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1853" w:type="dxa"/>
          </w:tcPr>
          <w:p w14:paraId="245B308D" w14:textId="77777777" w:rsidR="00D8375B" w:rsidRDefault="00D8375B" w:rsidP="00D8375B">
            <w:r w:rsidRPr="00154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59624BAA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49C5FC17" w14:textId="77777777" w:rsidTr="00D8375B">
        <w:tc>
          <w:tcPr>
            <w:tcW w:w="2159" w:type="dxa"/>
          </w:tcPr>
          <w:p w14:paraId="60D61C3F" w14:textId="77777777" w:rsidR="00D8375B" w:rsidRPr="00B14034" w:rsidRDefault="00D8375B" w:rsidP="00D8375B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X-Version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0" w:type="dxa"/>
          </w:tcPr>
          <w:p w14:paraId="11068DF5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1853" w:type="dxa"/>
          </w:tcPr>
          <w:p w14:paraId="4380A727" w14:textId="77777777" w:rsidR="00D8375B" w:rsidRDefault="00D8375B" w:rsidP="00D8375B">
            <w:r w:rsidRPr="00154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39995105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64738499" w14:textId="77777777" w:rsidTr="00D8375B">
        <w:tc>
          <w:tcPr>
            <w:tcW w:w="2159" w:type="dxa"/>
          </w:tcPr>
          <w:p w14:paraId="4B64DEF0" w14:textId="77777777" w:rsidR="00D8375B" w:rsidRPr="00B14034" w:rsidRDefault="00D8375B" w:rsidP="00D8375B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X-Content-Length</w:t>
            </w:r>
          </w:p>
        </w:tc>
        <w:tc>
          <w:tcPr>
            <w:tcW w:w="3230" w:type="dxa"/>
          </w:tcPr>
          <w:p w14:paraId="77C97C32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Дублирует служебное поле 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853" w:type="dxa"/>
          </w:tcPr>
          <w:p w14:paraId="07AE704C" w14:textId="77777777" w:rsidR="00D8375B" w:rsidRDefault="00D8375B" w:rsidP="00D8375B">
            <w:r w:rsidRPr="001542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4A16B6E6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3EB2C2C4" w14:textId="7AD58E85" w:rsidR="0069280E" w:rsidRDefault="0069280E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6DC96B44" w14:textId="77777777" w:rsidR="0069280E" w:rsidRDefault="0069280E">
      <w:pPr>
        <w:spacing w:line="259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288469A4" w14:textId="77777777" w:rsidR="008B6767" w:rsidRPr="00B14034" w:rsidRDefault="008B6767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  <w:tblPrChange w:id="1025" w:author="Бумай Елена Юрьевна" w:date="2026-02-04T12:23:00Z">
          <w:tblPr>
            <w:tblStyle w:val="af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254"/>
        <w:gridCol w:w="3236"/>
        <w:gridCol w:w="1752"/>
        <w:gridCol w:w="2103"/>
        <w:tblGridChange w:id="1026">
          <w:tblGrid>
            <w:gridCol w:w="2167"/>
            <w:gridCol w:w="3239"/>
            <w:gridCol w:w="1836"/>
            <w:gridCol w:w="2103"/>
          </w:tblGrid>
        </w:tblGridChange>
      </w:tblGrid>
      <w:tr w:rsidR="004001A2" w:rsidRPr="00B14034" w14:paraId="1F4ACEDD" w14:textId="77777777" w:rsidTr="00131C6C">
        <w:tc>
          <w:tcPr>
            <w:tcW w:w="2254" w:type="dxa"/>
            <w:tcPrChange w:id="1027" w:author="Бумай Елена Юрьевна" w:date="2026-02-04T12:23:00Z">
              <w:tcPr>
                <w:tcW w:w="2167" w:type="dxa"/>
              </w:tcPr>
            </w:tcPrChange>
          </w:tcPr>
          <w:p w14:paraId="6AE6A33B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236" w:type="dxa"/>
            <w:tcPrChange w:id="1028" w:author="Бумай Елена Юрьевна" w:date="2026-02-04T12:23:00Z">
              <w:tcPr>
                <w:tcW w:w="3239" w:type="dxa"/>
              </w:tcPr>
            </w:tcPrChange>
          </w:tcPr>
          <w:p w14:paraId="2D10F9F5" w14:textId="77777777" w:rsidR="004001A2" w:rsidRPr="00B14034" w:rsidRDefault="004001A2" w:rsidP="006337BE">
            <w:pPr>
              <w:spacing w:line="240" w:lineRule="atLeast"/>
              <w:ind w:hanging="135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752" w:type="dxa"/>
            <w:tcPrChange w:id="1029" w:author="Бумай Елена Юрьевна" w:date="2026-02-04T12:23:00Z">
              <w:tcPr>
                <w:tcW w:w="1836" w:type="dxa"/>
              </w:tcPr>
            </w:tcPrChange>
          </w:tcPr>
          <w:p w14:paraId="7F51F8A7" w14:textId="77777777" w:rsidR="004001A2" w:rsidRPr="00B14034" w:rsidRDefault="004001A2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  <w:tcPrChange w:id="1030" w:author="Бумай Елена Юрьевна" w:date="2026-02-04T12:23:00Z">
              <w:tcPr>
                <w:tcW w:w="2103" w:type="dxa"/>
              </w:tcPr>
            </w:tcPrChange>
          </w:tcPr>
          <w:p w14:paraId="06BD17E8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157DF379" w14:textId="77777777" w:rsidTr="00131C6C">
        <w:tc>
          <w:tcPr>
            <w:tcW w:w="2254" w:type="dxa"/>
            <w:tcPrChange w:id="1031" w:author="Бумай Елена Юрьевна" w:date="2026-02-04T12:23:00Z">
              <w:tcPr>
                <w:tcW w:w="2167" w:type="dxa"/>
              </w:tcPr>
            </w:tcPrChange>
          </w:tcPr>
          <w:p w14:paraId="13EEB4E0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responseId</w:t>
            </w:r>
            <w:proofErr w:type="spellEnd"/>
          </w:p>
        </w:tc>
        <w:tc>
          <w:tcPr>
            <w:tcW w:w="3236" w:type="dxa"/>
            <w:tcPrChange w:id="1032" w:author="Бумай Елена Юрьевна" w:date="2026-02-04T12:23:00Z">
              <w:tcPr>
                <w:tcW w:w="3239" w:type="dxa"/>
              </w:tcPr>
            </w:tcPrChange>
          </w:tcPr>
          <w:p w14:paraId="479DBEE1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GUID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идентификатор запроса</w:t>
            </w:r>
          </w:p>
        </w:tc>
        <w:tc>
          <w:tcPr>
            <w:tcW w:w="1752" w:type="dxa"/>
            <w:tcPrChange w:id="1033" w:author="Бумай Елена Юрьевна" w:date="2026-02-04T12:23:00Z">
              <w:tcPr>
                <w:tcW w:w="1836" w:type="dxa"/>
              </w:tcPr>
            </w:tcPrChange>
          </w:tcPr>
          <w:p w14:paraId="09B09ED9" w14:textId="77777777" w:rsidR="00D8375B" w:rsidRDefault="00D8375B" w:rsidP="00D8375B">
            <w:r w:rsidRPr="008B4C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tcPrChange w:id="1034" w:author="Бумай Елена Юрьевна" w:date="2026-02-04T12:23:00Z">
              <w:tcPr>
                <w:tcW w:w="2103" w:type="dxa"/>
              </w:tcPr>
            </w:tcPrChange>
          </w:tcPr>
          <w:p w14:paraId="57CAADE4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1323CE17" w14:textId="77777777" w:rsidTr="00131C6C">
        <w:tc>
          <w:tcPr>
            <w:tcW w:w="2254" w:type="dxa"/>
            <w:tcPrChange w:id="1035" w:author="Бумай Елена Юрьевна" w:date="2026-02-04T12:23:00Z">
              <w:tcPr>
                <w:tcW w:w="2167" w:type="dxa"/>
              </w:tcPr>
            </w:tcPrChange>
          </w:tcPr>
          <w:p w14:paraId="1BF23529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processStatus</w:t>
            </w:r>
            <w:proofErr w:type="spellEnd"/>
          </w:p>
        </w:tc>
        <w:tc>
          <w:tcPr>
            <w:tcW w:w="3236" w:type="dxa"/>
            <w:tcPrChange w:id="1036" w:author="Бумай Елена Юрьевна" w:date="2026-02-04T12:23:00Z">
              <w:tcPr>
                <w:tcW w:w="3239" w:type="dxa"/>
              </w:tcPr>
            </w:tcPrChange>
          </w:tcPr>
          <w:p w14:paraId="35EE3552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статус обработки запроса</w:t>
            </w:r>
          </w:p>
        </w:tc>
        <w:tc>
          <w:tcPr>
            <w:tcW w:w="1752" w:type="dxa"/>
            <w:tcPrChange w:id="1037" w:author="Бумай Елена Юрьевна" w:date="2026-02-04T12:23:00Z">
              <w:tcPr>
                <w:tcW w:w="1836" w:type="dxa"/>
              </w:tcPr>
            </w:tcPrChange>
          </w:tcPr>
          <w:p w14:paraId="0E8052F3" w14:textId="77777777" w:rsidR="00D8375B" w:rsidRDefault="00D8375B" w:rsidP="00D8375B">
            <w:r w:rsidRPr="008B4C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tcPrChange w:id="1038" w:author="Бумай Елена Юрьевна" w:date="2026-02-04T12:23:00Z">
              <w:tcPr>
                <w:tcW w:w="2103" w:type="dxa"/>
              </w:tcPr>
            </w:tcPrChange>
          </w:tcPr>
          <w:p w14:paraId="6BFAE4AE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17366B01" w14:textId="77777777" w:rsidTr="00131C6C">
        <w:tc>
          <w:tcPr>
            <w:tcW w:w="2254" w:type="dxa"/>
            <w:tcPrChange w:id="1039" w:author="Бумай Елена Юрьевна" w:date="2026-02-04T12:23:00Z">
              <w:tcPr>
                <w:tcW w:w="2167" w:type="dxa"/>
              </w:tcPr>
            </w:tcPrChange>
          </w:tcPr>
          <w:p w14:paraId="5FA60AF7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processMessage</w:t>
            </w:r>
            <w:proofErr w:type="spellEnd"/>
          </w:p>
        </w:tc>
        <w:tc>
          <w:tcPr>
            <w:tcW w:w="3236" w:type="dxa"/>
            <w:tcPrChange w:id="1040" w:author="Бумай Елена Юрьевна" w:date="2026-02-04T12:23:00Z">
              <w:tcPr>
                <w:tcW w:w="3239" w:type="dxa"/>
              </w:tcPr>
            </w:tcPrChange>
          </w:tcPr>
          <w:p w14:paraId="7FFF91EC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сообщение-статус обработки запроса</w:t>
            </w:r>
          </w:p>
        </w:tc>
        <w:tc>
          <w:tcPr>
            <w:tcW w:w="1752" w:type="dxa"/>
            <w:tcPrChange w:id="1041" w:author="Бумай Елена Юрьевна" w:date="2026-02-04T12:23:00Z">
              <w:tcPr>
                <w:tcW w:w="1836" w:type="dxa"/>
              </w:tcPr>
            </w:tcPrChange>
          </w:tcPr>
          <w:p w14:paraId="0A8E1608" w14:textId="77777777" w:rsidR="00D8375B" w:rsidRDefault="00D8375B" w:rsidP="00D8375B">
            <w:r w:rsidRPr="008B4C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  <w:tcPrChange w:id="1042" w:author="Бумай Елена Юрьевна" w:date="2026-02-04T12:23:00Z">
              <w:tcPr>
                <w:tcW w:w="2103" w:type="dxa"/>
              </w:tcPr>
            </w:tcPrChange>
          </w:tcPr>
          <w:p w14:paraId="07EFD7CC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1DB3BA31" w14:textId="77777777" w:rsidR="008B6767" w:rsidRPr="00B14034" w:rsidRDefault="008B6767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7BAA737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кодов состояния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processStatus</w:t>
      </w:r>
      <w:proofErr w:type="spellEnd"/>
      <w:r w:rsidRPr="00B1403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85"/>
        <w:gridCol w:w="7860"/>
      </w:tblGrid>
      <w:tr w:rsidR="004001A2" w:rsidRPr="00B14034" w14:paraId="1BBA27E5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DBDE" w14:textId="77777777" w:rsidR="004001A2" w:rsidRPr="00D22309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EAC71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001A2" w:rsidRPr="00B14034" w14:paraId="62317595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9428C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000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E434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получены успешно</w:t>
            </w:r>
          </w:p>
        </w:tc>
      </w:tr>
      <w:tr w:rsidR="004001A2" w:rsidRPr="00B14034" w14:paraId="231286BD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B50A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001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074B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в обработке</w:t>
            </w:r>
          </w:p>
        </w:tc>
      </w:tr>
      <w:tr w:rsidR="004001A2" w:rsidRPr="00B14034" w14:paraId="007F3C06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7C6DF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002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140E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Ошибка обработки данных</w:t>
            </w:r>
          </w:p>
        </w:tc>
      </w:tr>
      <w:tr w:rsidR="004001A2" w:rsidRPr="00B14034" w14:paraId="7D2ECF84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6AFA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003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C687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не найдены</w:t>
            </w:r>
          </w:p>
        </w:tc>
      </w:tr>
      <w:tr w:rsidR="004001A2" w:rsidRPr="00B14034" w14:paraId="65CA66D2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F26E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004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1E62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Ошибка во время обработки данных</w:t>
            </w:r>
          </w:p>
        </w:tc>
      </w:tr>
      <w:tr w:rsidR="004001A2" w:rsidRPr="00B14034" w14:paraId="250CA97E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8299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005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E82D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не получены</w:t>
            </w:r>
          </w:p>
        </w:tc>
      </w:tr>
      <w:tr w:rsidR="004001A2" w:rsidRPr="00B14034" w14:paraId="3E866898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0184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006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0E61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не обработаны</w:t>
            </w:r>
          </w:p>
        </w:tc>
      </w:tr>
      <w:tr w:rsidR="004001A2" w:rsidRPr="00B14034" w14:paraId="034C4C63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6264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007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61A2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Сбой обработки данных</w:t>
            </w:r>
          </w:p>
        </w:tc>
      </w:tr>
      <w:tr w:rsidR="004001A2" w:rsidRPr="00B14034" w14:paraId="1AE41039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1ED9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008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3D1B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Системный сбой шины обработки</w:t>
            </w:r>
          </w:p>
        </w:tc>
      </w:tr>
      <w:tr w:rsidR="004001A2" w:rsidRPr="00B14034" w14:paraId="2827C91A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2543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009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4AEB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не могут быть обработаны</w:t>
            </w:r>
          </w:p>
        </w:tc>
      </w:tr>
      <w:tr w:rsidR="004001A2" w:rsidRPr="00B14034" w14:paraId="14F119B4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B8F9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010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E9B8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Система не доступна. Технические проблемы. Попробуйте позже</w:t>
            </w:r>
          </w:p>
        </w:tc>
      </w:tr>
      <w:tr w:rsidR="004001A2" w:rsidRPr="00B14034" w14:paraId="3CD5D1B7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CA6A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011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E493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Данные в обработке попробуйте позже</w:t>
            </w:r>
          </w:p>
        </w:tc>
      </w:tr>
      <w:tr w:rsidR="004001A2" w:rsidRPr="00B14034" w14:paraId="6FF55FEA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37AA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012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5AF7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Ошибка базы данных</w:t>
            </w:r>
          </w:p>
        </w:tc>
      </w:tr>
      <w:tr w:rsidR="004001A2" w:rsidRPr="00B14034" w14:paraId="5D5730A9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77F7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013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1520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Не корректные данные</w:t>
            </w:r>
          </w:p>
        </w:tc>
      </w:tr>
      <w:tr w:rsidR="004001A2" w:rsidRPr="00B14034" w14:paraId="40446912" w14:textId="77777777" w:rsidTr="0086061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9A89" w14:textId="77777777" w:rsidR="004001A2" w:rsidRPr="00C027EB" w:rsidRDefault="002864AD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1</w:t>
            </w:r>
            <w:r w:rsidR="004001A2" w:rsidRPr="00C027EB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014</w:t>
            </w: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5D21" w14:textId="77777777" w:rsidR="004001A2" w:rsidRPr="00D22309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</w:rPr>
              <w:t>Ошибка проверки ЭЦП</w:t>
            </w:r>
          </w:p>
        </w:tc>
      </w:tr>
    </w:tbl>
    <w:p w14:paraId="1B7FA637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0B185B2F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406ECD53" w14:textId="7B535D75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0"/>
          <w:szCs w:val="20"/>
          <w:u w:val="single"/>
          <w:shd w:val="clear" w:color="auto" w:fill="FAFAFA"/>
        </w:rPr>
      </w:pPr>
      <w:ins w:id="1043" w:author="Бумай Елена Юрьевна [2]" w:date="2026-05-20T14:13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begin"/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 HYPERLINK "</w:instrText>
        </w:r>
      </w:ins>
      <w:r w:rsidRPr="00D00592">
        <w:rPr>
          <w:rPrChange w:id="1044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http</w:instrText>
      </w:r>
      <w:r w:rsidRPr="00D00592">
        <w:rPr>
          <w:rPrChange w:id="1045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://host:</w:instrText>
      </w:r>
      <w:ins w:id="1046" w:author="Бумай Елена Юрьевна [2]" w:date="2026-05-20T14:12:00Z">
        <w:r w:rsidRPr="00D00592">
          <w:rPr>
            <w:rPrChange w:id="1047" w:author="Бумай Елена Юрьевна [2]" w:date="2026-05-20T14:13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1048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1049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core</w:instrText>
      </w:r>
      <w:r w:rsidRPr="00D00592">
        <w:rPr>
          <w:rPrChange w:id="1050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1051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bi</w:instrText>
      </w:r>
      <w:r w:rsidRPr="00D00592">
        <w:rPr>
          <w:rPrChange w:id="1052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1053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PutClaimantSaveRepayDebt</w:instrText>
      </w:r>
      <w:ins w:id="1054" w:author="Бумай Елена Юрьевна [2]" w:date="2026-05-20T14:13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" </w:instrText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055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http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056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://host:</w:t>
      </w:r>
      <w:ins w:id="1057" w:author="Бумай Елена Юрьевна [2]" w:date="2026-05-20T14:12:00Z">
        <w:r w:rsidRPr="00A51C56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1058" w:author="Бумай Елена Юрьевна [2]" w:date="2026-05-20T14:13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del w:id="1059" w:author="Бумай Елена Юрьевна [2]" w:date="2026-05-20T14:12:00Z">
        <w:r w:rsidRPr="00A51C56" w:rsidDel="00D0059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1060" w:author="Бумай Елена Юрьевна [2]" w:date="2026-05-20T14:13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delText>8080</w:delText>
        </w:r>
      </w:del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061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062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core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063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064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bi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065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066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PutClaimantSaveRepayDebt</w:t>
      </w:r>
      <w:proofErr w:type="spellEnd"/>
      <w:ins w:id="1067" w:author="Бумай Елена Юрьевна [2]" w:date="2026-05-20T14:13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end"/>
        </w:r>
      </w:ins>
    </w:p>
    <w:p w14:paraId="75C7CC48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59"/>
        <w:gridCol w:w="3230"/>
        <w:gridCol w:w="1853"/>
        <w:gridCol w:w="2103"/>
      </w:tblGrid>
      <w:tr w:rsidR="004001A2" w:rsidRPr="00B14034" w14:paraId="39430B08" w14:textId="77777777" w:rsidTr="00D8375B">
        <w:tc>
          <w:tcPr>
            <w:tcW w:w="2159" w:type="dxa"/>
          </w:tcPr>
          <w:p w14:paraId="0CF4CBEA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230" w:type="dxa"/>
          </w:tcPr>
          <w:p w14:paraId="263F76E6" w14:textId="77777777" w:rsidR="004001A2" w:rsidRPr="00B14034" w:rsidRDefault="004001A2" w:rsidP="0086061F">
            <w:pPr>
              <w:spacing w:line="240" w:lineRule="atLeast"/>
              <w:ind w:hanging="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853" w:type="dxa"/>
          </w:tcPr>
          <w:p w14:paraId="6BC11371" w14:textId="77777777" w:rsidR="004001A2" w:rsidRPr="00B14034" w:rsidRDefault="004001A2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6913D79A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18788A48" w14:textId="77777777" w:rsidTr="00D8375B">
        <w:tc>
          <w:tcPr>
            <w:tcW w:w="2159" w:type="dxa"/>
          </w:tcPr>
          <w:p w14:paraId="5C0B14CF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ResponseTime</w:t>
            </w:r>
            <w:proofErr w:type="spellEnd"/>
            <w:r w:rsidRPr="00B140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30" w:type="dxa"/>
          </w:tcPr>
          <w:p w14:paraId="302A4069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1853" w:type="dxa"/>
          </w:tcPr>
          <w:p w14:paraId="5FF5D59B" w14:textId="77777777" w:rsidR="00D8375B" w:rsidRPr="00C027EB" w:rsidRDefault="00D8375B" w:rsidP="00D8375B">
            <w:r w:rsidRPr="002873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751096DD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78D51E76" w14:textId="77777777" w:rsidTr="00D8375B">
        <w:tc>
          <w:tcPr>
            <w:tcW w:w="2159" w:type="dxa"/>
          </w:tcPr>
          <w:p w14:paraId="635DB882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X-Version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0" w:type="dxa"/>
          </w:tcPr>
          <w:p w14:paraId="1D7C3097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1853" w:type="dxa"/>
          </w:tcPr>
          <w:p w14:paraId="4060D0C5" w14:textId="77777777" w:rsidR="00D8375B" w:rsidRDefault="00D8375B" w:rsidP="00D8375B">
            <w:r w:rsidRPr="002873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5D35ED15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78B94504" w14:textId="77777777" w:rsidTr="00D8375B">
        <w:tc>
          <w:tcPr>
            <w:tcW w:w="2159" w:type="dxa"/>
          </w:tcPr>
          <w:p w14:paraId="22FE7AEC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X-Content-Length</w:t>
            </w:r>
          </w:p>
        </w:tc>
        <w:tc>
          <w:tcPr>
            <w:tcW w:w="3230" w:type="dxa"/>
          </w:tcPr>
          <w:p w14:paraId="17BE7280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Дублирует служебное поле 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853" w:type="dxa"/>
          </w:tcPr>
          <w:p w14:paraId="003B45E9" w14:textId="77777777" w:rsidR="00D8375B" w:rsidRDefault="00D8375B" w:rsidP="00D8375B">
            <w:r w:rsidRPr="002873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7CF5B1F7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7699B571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1D2AE29" w14:textId="77777777" w:rsidR="004D5E59" w:rsidRPr="00B14034" w:rsidRDefault="004D5E59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(успех)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A7002FC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062F37D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code</w:t>
      </w:r>
      <w:r w:rsidRPr="00B14034">
        <w:rPr>
          <w:rFonts w:ascii="Times New Roman" w:hAnsi="Times New Roman" w:cs="Times New Roman"/>
          <w:i/>
          <w:sz w:val="20"/>
          <w:szCs w:val="20"/>
        </w:rPr>
        <w:t>": "1",</w:t>
      </w:r>
    </w:p>
    <w:p w14:paraId="5C7E301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lastRenderedPageBreak/>
        <w:t xml:space="preserve">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"data": [</w:t>
      </w:r>
    </w:p>
    <w:p w14:paraId="700738F2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6020926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": "2b5142a2-85f5-4a5c-bb18-52e7b44f0449",</w:t>
      </w:r>
    </w:p>
    <w:p w14:paraId="5C9C4D7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1000,</w:t>
      </w:r>
    </w:p>
    <w:p w14:paraId="7354608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Данные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получены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B14034">
        <w:rPr>
          <w:rFonts w:ascii="Times New Roman" w:hAnsi="Times New Roman" w:cs="Times New Roman"/>
          <w:i/>
          <w:sz w:val="20"/>
          <w:szCs w:val="20"/>
        </w:rPr>
        <w:t>успешно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!"</w:t>
      </w:r>
    </w:p>
    <w:p w14:paraId="070767B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}</w:t>
      </w:r>
    </w:p>
    <w:p w14:paraId="4222C78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],</w:t>
      </w:r>
    </w:p>
    <w:p w14:paraId="4B4C422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"message": "",</w:t>
      </w:r>
    </w:p>
    <w:p w14:paraId="4793BFE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"tag": ""</w:t>
      </w:r>
    </w:p>
    <w:p w14:paraId="0A357E3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413815DE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1FABB23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18E126F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"1",</w:t>
      </w:r>
    </w:p>
    <w:p w14:paraId="10A0F860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</w:t>
      </w:r>
    </w:p>
    <w:p w14:paraId="0A652D28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6682066F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responseId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": "cfb994b4-4835-40cc-adfc-21e8558140ec",</w:t>
      </w:r>
    </w:p>
    <w:p w14:paraId="253DC54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processStatus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1013,</w:t>
      </w:r>
    </w:p>
    <w:p w14:paraId="4DC6701D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processMessage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"Отсутствуют элементы в массиве"</w:t>
      </w:r>
    </w:p>
    <w:p w14:paraId="50C7E64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}</w:t>
      </w:r>
    </w:p>
    <w:p w14:paraId="1FD9C7D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],</w:t>
      </w:r>
    </w:p>
    <w:p w14:paraId="00D3AC91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message</w:t>
      </w:r>
      <w:r w:rsidRPr="00B14034">
        <w:rPr>
          <w:rFonts w:ascii="Times New Roman" w:hAnsi="Times New Roman" w:cs="Times New Roman"/>
          <w:i/>
          <w:sz w:val="20"/>
          <w:szCs w:val="20"/>
        </w:rPr>
        <w:t>": "",</w:t>
      </w:r>
    </w:p>
    <w:p w14:paraId="538FF205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tag</w:t>
      </w:r>
      <w:r w:rsidRPr="00B14034">
        <w:rPr>
          <w:rFonts w:ascii="Times New Roman" w:hAnsi="Times New Roman" w:cs="Times New Roman"/>
          <w:i/>
          <w:sz w:val="20"/>
          <w:szCs w:val="20"/>
        </w:rPr>
        <w:t>": ""</w:t>
      </w:r>
    </w:p>
    <w:p w14:paraId="54447E43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62ACAA7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color w:val="FF0000"/>
          <w:sz w:val="28"/>
          <w:szCs w:val="28"/>
        </w:rPr>
      </w:pPr>
    </w:p>
    <w:p w14:paraId="1514F7DE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</w:rPr>
        <w:t>(неудача)</w:t>
      </w:r>
      <w:r w:rsidRPr="00B14034">
        <w:rPr>
          <w:rFonts w:ascii="Times New Roman" w:hAnsi="Times New Roman" w:cs="Times New Roman"/>
          <w:b/>
          <w:sz w:val="28"/>
          <w:szCs w:val="28"/>
        </w:rPr>
        <w:t>:</w:t>
      </w:r>
    </w:p>
    <w:p w14:paraId="6075C88D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</w:rPr>
      </w:pPr>
    </w:p>
    <w:p w14:paraId="219BBF50" w14:textId="77777777" w:rsidR="004D5E59" w:rsidRPr="00907D38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6F071DBA" w14:textId="77777777" w:rsidR="004D5E59" w:rsidRPr="00907D38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"0",</w:t>
      </w:r>
    </w:p>
    <w:p w14:paraId="7F0C5536" w14:textId="77777777" w:rsidR="004D5E59" w:rsidRPr="00907D38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[],</w:t>
      </w:r>
    </w:p>
    <w:p w14:paraId="172E0782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07D3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"message": "Required property '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p_doc_date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' not found in JSON. Path ‘package [0</w:t>
      </w:r>
      <w:proofErr w:type="gram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].documents</w:t>
      </w:r>
      <w:proofErr w:type="gram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[0]', line 180, position 3.",</w:t>
      </w:r>
    </w:p>
    <w:p w14:paraId="5BE2C8B0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"tag": ""</w:t>
      </w:r>
    </w:p>
    <w:p w14:paraId="2639E633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}</w:t>
      </w:r>
    </w:p>
    <w:p w14:paraId="1640F956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55AA24AB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7B4D9872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"code": "1",</w:t>
      </w:r>
    </w:p>
    <w:p w14:paraId="6ADE55EE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"data": [</w:t>
      </w:r>
    </w:p>
    <w:p w14:paraId="6E9389DD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{</w:t>
      </w:r>
    </w:p>
    <w:p w14:paraId="2D1CCD9C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responseId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": "44f81959-f3ee-4f28-8948-3045bf6614b5",</w:t>
      </w:r>
    </w:p>
    <w:p w14:paraId="4508A9EC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processStatus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": 1004,</w:t>
      </w:r>
    </w:p>
    <w:p w14:paraId="786B8AD0" w14:textId="77777777" w:rsidR="004D5E59" w:rsidRPr="008A4046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</w:t>
      </w:r>
      <w:proofErr w:type="spellStart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processMessage</w:t>
      </w:r>
      <w:proofErr w:type="spellEnd"/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": "</w:t>
      </w:r>
      <w:r w:rsidRPr="00B14034">
        <w:rPr>
          <w:rFonts w:ascii="Times New Roman" w:hAnsi="Times New Roman" w:cs="Times New Roman"/>
          <w:i/>
          <w:sz w:val="20"/>
          <w:szCs w:val="20"/>
        </w:rPr>
        <w:t>ЗАДОЛЖЕННОСТЬ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P_CL_NUM = 1254864561 </w:t>
      </w:r>
      <w:r w:rsidRPr="00B14034">
        <w:rPr>
          <w:rFonts w:ascii="Times New Roman" w:hAnsi="Times New Roman" w:cs="Times New Roman"/>
          <w:i/>
          <w:sz w:val="20"/>
          <w:szCs w:val="20"/>
        </w:rPr>
        <w:t>ОТСУТСТВУЕТ</w:t>
      </w: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</w:p>
    <w:p w14:paraId="50B943B9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6E67FB47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],</w:t>
      </w:r>
    </w:p>
    <w:p w14:paraId="261FC24A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"",</w:t>
      </w:r>
    </w:p>
    <w:p w14:paraId="2B6D4F26" w14:textId="77777777" w:rsidR="004D5E59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tag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""</w:t>
      </w:r>
    </w:p>
    <w:p w14:paraId="1B823C79" w14:textId="77777777" w:rsidR="00AC3D14" w:rsidRPr="00B14034" w:rsidRDefault="004D5E59" w:rsidP="00AC3D14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6E56B55C" w14:textId="1403F57D" w:rsidR="00AC3D14" w:rsidRDefault="00AC3D14">
      <w:pPr>
        <w:spacing w:line="259" w:lineRule="auto"/>
        <w:rPr>
          <w:ins w:id="1068" w:author="Бумай Елена Юрьевна [2]" w:date="2026-04-09T12:06:00Z"/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br w:type="page"/>
      </w:r>
    </w:p>
    <w:p w14:paraId="76ED7DBF" w14:textId="739FBE8D" w:rsidR="0043002B" w:rsidRDefault="0043002B">
      <w:pPr>
        <w:spacing w:line="259" w:lineRule="auto"/>
        <w:rPr>
          <w:ins w:id="1069" w:author="Бумай Елена Юрьевна [2]" w:date="2026-04-09T12:06:00Z"/>
          <w:rFonts w:ascii="Times New Roman" w:hAnsi="Times New Roman" w:cs="Times New Roman"/>
          <w:i/>
          <w:sz w:val="20"/>
          <w:szCs w:val="20"/>
        </w:rPr>
      </w:pPr>
    </w:p>
    <w:p w14:paraId="525E26C0" w14:textId="0C0040F2" w:rsidR="0043002B" w:rsidRPr="0043002B" w:rsidRDefault="0043002B">
      <w:pPr>
        <w:pStyle w:val="2"/>
        <w:rPr>
          <w:ins w:id="1070" w:author="Бумай Елена Юрьевна [2]" w:date="2026-04-09T12:06:00Z"/>
          <w:rStyle w:val="ad"/>
          <w:rFonts w:ascii="Times New Roman" w:hAnsi="Times New Roman" w:cs="Times New Roman"/>
          <w:color w:val="auto"/>
          <w:rPrChange w:id="1071" w:author="Бумай Елена Юрьевна [2]" w:date="2026-04-09T12:06:00Z">
            <w:rPr>
              <w:ins w:id="1072" w:author="Бумай Елена Юрьевна [2]" w:date="2026-04-09T12:06:00Z"/>
              <w:rFonts w:ascii="Segoe UI" w:hAnsi="Segoe UI" w:cs="Segoe UI"/>
              <w:color w:val="2F343D"/>
              <w:sz w:val="21"/>
              <w:szCs w:val="21"/>
              <w:shd w:val="clear" w:color="auto" w:fill="FFFFFF"/>
            </w:rPr>
          </w:rPrChange>
        </w:rPr>
        <w:pPrChange w:id="1073" w:author="Бумай Елена Юрьевна [2]" w:date="2026-04-09T12:06:00Z">
          <w:pPr>
            <w:spacing w:line="259" w:lineRule="auto"/>
          </w:pPr>
        </w:pPrChange>
      </w:pPr>
      <w:bookmarkStart w:id="1074" w:name="_Toc226629433"/>
      <w:ins w:id="1075" w:author="Бумай Елена Юрьевна [2]" w:date="2026-04-09T12:06:00Z">
        <w:r>
          <w:rPr>
            <w:rStyle w:val="ad"/>
            <w:rFonts w:ascii="Times New Roman" w:hAnsi="Times New Roman" w:cs="Times New Roman"/>
            <w:color w:val="auto"/>
          </w:rPr>
          <w:t xml:space="preserve">3.5 </w:t>
        </w:r>
        <w:proofErr w:type="spellStart"/>
        <w:r w:rsidRPr="0043002B">
          <w:rPr>
            <w:rStyle w:val="ad"/>
            <w:rFonts w:ascii="Times New Roman" w:hAnsi="Times New Roman" w:cs="Times New Roman"/>
            <w:color w:val="auto"/>
            <w:rPrChange w:id="1076" w:author="Бумай Елена Юрьевна [2]" w:date="2026-04-09T12:06:00Z">
              <w:rPr>
                <w:rFonts w:ascii="Segoe UI" w:hAnsi="Segoe UI" w:cs="Segoe UI"/>
                <w:color w:val="2F343D"/>
                <w:sz w:val="21"/>
                <w:szCs w:val="21"/>
                <w:shd w:val="clear" w:color="auto" w:fill="FFFFFF"/>
              </w:rPr>
            </w:rPrChange>
          </w:rPr>
          <w:t>PutClaimantSaveDataDebtWOFE</w:t>
        </w:r>
      </w:ins>
      <w:proofErr w:type="spellEnd"/>
      <w:ins w:id="1077" w:author="Бумай Елена Юрьевна [2]" w:date="2026-04-09T12:08:00Z">
        <w:r>
          <w:rPr>
            <w:rStyle w:val="ad"/>
            <w:rFonts w:ascii="Times New Roman" w:hAnsi="Times New Roman" w:cs="Times New Roman"/>
            <w:color w:val="auto"/>
          </w:rPr>
          <w:t xml:space="preserve"> </w:t>
        </w:r>
      </w:ins>
      <w:ins w:id="1078" w:author="Бумай Елена Юрьевна [2]" w:date="2026-04-09T12:09:00Z">
        <w:r w:rsidRPr="0043002B">
          <w:rPr>
            <w:rStyle w:val="ad"/>
            <w:rFonts w:ascii="Times New Roman" w:hAnsi="Times New Roman" w:cs="Times New Roman"/>
            <w:color w:val="auto"/>
          </w:rPr>
          <w:t>(POST)</w:t>
        </w:r>
      </w:ins>
      <w:bookmarkEnd w:id="1074"/>
    </w:p>
    <w:p w14:paraId="29ABD419" w14:textId="4274BE83" w:rsidR="0043002B" w:rsidRDefault="0043002B">
      <w:pPr>
        <w:spacing w:before="240" w:after="0" w:line="240" w:lineRule="auto"/>
        <w:ind w:firstLine="709"/>
        <w:jc w:val="both"/>
        <w:rPr>
          <w:ins w:id="1079" w:author="Бумай Елена Юрьевна [2]" w:date="2026-04-09T12:08:00Z"/>
          <w:rStyle w:val="ad"/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eastAsia="ru-RU"/>
        </w:rPr>
        <w:pPrChange w:id="1080" w:author="Бумай Елена Юрьевна [2]" w:date="2026-04-09T12:12:00Z">
          <w:pPr>
            <w:spacing w:line="259" w:lineRule="auto"/>
          </w:pPr>
        </w:pPrChange>
      </w:pPr>
      <w:ins w:id="1081" w:author="Бумай Елена Юрьевна [2]" w:date="2026-04-09T12:08:00Z">
        <w:r w:rsidRPr="00B14034">
          <w:rPr>
            <w:rFonts w:ascii="Times New Roman" w:hAnsi="Times New Roman" w:cs="Times New Roman"/>
            <w:sz w:val="28"/>
            <w:szCs w:val="28"/>
          </w:rPr>
          <w:t>Сервис выполняет прием данных о задолженностях</w:t>
        </w:r>
        <w:r>
          <w:rPr>
            <w:rFonts w:ascii="Times New Roman" w:hAnsi="Times New Roman" w:cs="Times New Roman"/>
            <w:sz w:val="28"/>
            <w:szCs w:val="28"/>
          </w:rPr>
          <w:t xml:space="preserve"> в систему принудительного исполнения</w:t>
        </w:r>
        <w:r w:rsidRPr="00B14034">
          <w:rPr>
            <w:rFonts w:ascii="Times New Roman" w:hAnsi="Times New Roman" w:cs="Times New Roman"/>
            <w:sz w:val="28"/>
            <w:szCs w:val="28"/>
          </w:rPr>
          <w:t xml:space="preserve"> (в том числе получение исполнительного документа в формате PDF, подписанного ЭЦП взыскателя или уполномоченного лица. (</w:t>
        </w:r>
        <w:r w:rsidRPr="00E30888">
          <w:rPr>
            <w:rFonts w:ascii="Times New Roman" w:hAnsi="Times New Roman" w:cs="Times New Roman"/>
            <w:i/>
            <w:sz w:val="28"/>
            <w:szCs w:val="28"/>
          </w:rPr>
          <w:t>сервис номер 1 Концепции</w:t>
        </w:r>
        <w:r w:rsidRPr="00B14034">
          <w:rPr>
            <w:rFonts w:ascii="Times New Roman" w:hAnsi="Times New Roman" w:cs="Times New Roman"/>
            <w:sz w:val="28"/>
            <w:szCs w:val="28"/>
          </w:rPr>
          <w:t>).</w:t>
        </w:r>
      </w:ins>
    </w:p>
    <w:p w14:paraId="0980B679" w14:textId="0191A02F" w:rsidR="0043002B" w:rsidRPr="0043002B" w:rsidRDefault="0043002B">
      <w:pPr>
        <w:spacing w:after="0" w:line="240" w:lineRule="auto"/>
        <w:ind w:firstLine="709"/>
        <w:jc w:val="both"/>
        <w:rPr>
          <w:ins w:id="1082" w:author="Бумай Елена Юрьевна [2]" w:date="2026-04-09T12:07:00Z"/>
          <w:rFonts w:ascii="Times New Roman" w:hAnsi="Times New Roman" w:cs="Times New Roman"/>
          <w:sz w:val="28"/>
          <w:szCs w:val="28"/>
          <w:rPrChange w:id="1083" w:author="Бумай Елена Юрьевна [2]" w:date="2026-04-09T12:08:00Z">
            <w:rPr>
              <w:ins w:id="1084" w:author="Бумай Елена Юрьевна [2]" w:date="2026-04-09T12:07:00Z"/>
              <w:rFonts w:ascii="Segoe UI" w:hAnsi="Segoe UI" w:cs="Segoe UI"/>
              <w:color w:val="2F343D"/>
              <w:sz w:val="21"/>
              <w:szCs w:val="21"/>
              <w:shd w:val="clear" w:color="auto" w:fill="FFFFFF"/>
            </w:rPr>
          </w:rPrChange>
        </w:rPr>
        <w:pPrChange w:id="1085" w:author="Бумай Елена Юрьевна [2]" w:date="2026-04-09T12:12:00Z">
          <w:pPr>
            <w:spacing w:line="259" w:lineRule="auto"/>
          </w:pPr>
        </w:pPrChange>
      </w:pPr>
      <w:ins w:id="1086" w:author="Бумай Елена Юрьевна [2]" w:date="2026-04-09T12:09:00Z">
        <w:r>
          <w:rPr>
            <w:rFonts w:ascii="Times New Roman" w:hAnsi="Times New Roman" w:cs="Times New Roman"/>
            <w:sz w:val="28"/>
            <w:szCs w:val="28"/>
          </w:rPr>
          <w:t xml:space="preserve">Работа сервиса полностью аналогичная работе сервиса </w:t>
        </w:r>
        <w:proofErr w:type="spellStart"/>
        <w:r w:rsidRPr="00077836">
          <w:rPr>
            <w:rFonts w:ascii="Times New Roman" w:hAnsi="Times New Roman" w:cs="Times New Roman"/>
            <w:sz w:val="28"/>
            <w:szCs w:val="28"/>
          </w:rPr>
          <w:t>PutClaimantSaveDataDebt</w:t>
        </w:r>
        <w:proofErr w:type="spellEnd"/>
        <w:r w:rsidRPr="00077836">
          <w:rPr>
            <w:rFonts w:ascii="Times New Roman" w:hAnsi="Times New Roman" w:cs="Times New Roman"/>
            <w:sz w:val="28"/>
            <w:szCs w:val="28"/>
          </w:rPr>
          <w:t xml:space="preserve"> (POST)</w:t>
        </w:r>
        <w:r w:rsidR="00A635AA">
          <w:rPr>
            <w:rFonts w:ascii="Times New Roman" w:hAnsi="Times New Roman" w:cs="Times New Roman"/>
            <w:sz w:val="28"/>
            <w:szCs w:val="28"/>
          </w:rPr>
          <w:t xml:space="preserve"> с</w:t>
        </w:r>
      </w:ins>
      <w:ins w:id="1087" w:author="Бумай Елена Юрьевна [2]" w:date="2026-04-09T12:16:00Z">
        <w:r w:rsidR="00A635AA">
          <w:rPr>
            <w:rFonts w:ascii="Times New Roman" w:hAnsi="Times New Roman" w:cs="Times New Roman"/>
            <w:sz w:val="28"/>
            <w:szCs w:val="28"/>
          </w:rPr>
          <w:t>о</w:t>
        </w:r>
      </w:ins>
      <w:ins w:id="1088" w:author="Бумай Елена Юрьевна [2]" w:date="2026-04-09T12:09:00Z">
        <w:r>
          <w:rPr>
            <w:rFonts w:ascii="Times New Roman" w:hAnsi="Times New Roman" w:cs="Times New Roman"/>
            <w:sz w:val="28"/>
            <w:szCs w:val="28"/>
          </w:rPr>
          <w:t xml:space="preserve"> следующим отличием</w:t>
        </w:r>
      </w:ins>
      <w:ins w:id="1089" w:author="Бумай Елена Юрьевна [2]" w:date="2026-04-09T12:10:00Z">
        <w:r>
          <w:rPr>
            <w:rFonts w:ascii="Times New Roman" w:hAnsi="Times New Roman" w:cs="Times New Roman"/>
            <w:sz w:val="28"/>
            <w:szCs w:val="28"/>
          </w:rPr>
          <w:t>:</w:t>
        </w:r>
      </w:ins>
    </w:p>
    <w:p w14:paraId="0158BC94" w14:textId="77777777" w:rsidR="0043002B" w:rsidRDefault="0043002B">
      <w:pPr>
        <w:spacing w:after="0" w:line="240" w:lineRule="auto"/>
        <w:ind w:firstLine="709"/>
        <w:jc w:val="both"/>
        <w:rPr>
          <w:ins w:id="1090" w:author="Бумай Елена Юрьевна [2]" w:date="2026-04-09T12:10:00Z"/>
          <w:rFonts w:ascii="Times New Roman" w:hAnsi="Times New Roman" w:cs="Times New Roman"/>
          <w:sz w:val="28"/>
          <w:szCs w:val="28"/>
        </w:rPr>
        <w:pPrChange w:id="1091" w:author="Бумай Елена Юрьевна [2]" w:date="2026-04-09T12:12:00Z">
          <w:pPr>
            <w:spacing w:line="259" w:lineRule="auto"/>
          </w:pPr>
        </w:pPrChange>
      </w:pPr>
      <w:ins w:id="1092" w:author="Бумай Елена Юрьевна [2]" w:date="2026-04-09T12:10:00Z">
        <w:r>
          <w:rPr>
            <w:rFonts w:ascii="Times New Roman" w:hAnsi="Times New Roman" w:cs="Times New Roman"/>
            <w:sz w:val="28"/>
            <w:szCs w:val="28"/>
          </w:rPr>
          <w:t>в</w:t>
        </w:r>
        <w:r w:rsidRPr="0043002B">
          <w:rPr>
            <w:rFonts w:ascii="Times New Roman" w:hAnsi="Times New Roman" w:cs="Times New Roman"/>
            <w:sz w:val="28"/>
            <w:szCs w:val="28"/>
          </w:rPr>
          <w:t xml:space="preserve"> массив </w:t>
        </w:r>
        <w:proofErr w:type="spellStart"/>
        <w:r w:rsidRPr="0043002B">
          <w:rPr>
            <w:rFonts w:ascii="Times New Roman" w:hAnsi="Times New Roman" w:cs="Times New Roman"/>
            <w:sz w:val="28"/>
            <w:szCs w:val="28"/>
          </w:rPr>
          <w:t>p_files</w:t>
        </w:r>
        <w:proofErr w:type="spellEnd"/>
        <w:r w:rsidRPr="0043002B">
          <w:rPr>
            <w:rFonts w:ascii="Times New Roman" w:hAnsi="Times New Roman" w:cs="Times New Roman"/>
            <w:sz w:val="28"/>
            <w:szCs w:val="28"/>
          </w:rPr>
          <w:t xml:space="preserve"> в </w:t>
        </w:r>
        <w:proofErr w:type="spellStart"/>
        <w:r w:rsidRPr="0043002B">
          <w:rPr>
            <w:rFonts w:ascii="Times New Roman" w:hAnsi="Times New Roman" w:cs="Times New Roman"/>
            <w:sz w:val="28"/>
            <w:szCs w:val="28"/>
          </w:rPr>
          <w:t>file_body</w:t>
        </w:r>
        <w:proofErr w:type="spellEnd"/>
        <w:r w:rsidRPr="0043002B">
          <w:rPr>
            <w:rFonts w:ascii="Times New Roman" w:hAnsi="Times New Roman" w:cs="Times New Roman"/>
            <w:sz w:val="28"/>
            <w:szCs w:val="28"/>
          </w:rPr>
          <w:t xml:space="preserve"> передается </w:t>
        </w:r>
        <w:proofErr w:type="spellStart"/>
        <w:r w:rsidRPr="0043002B">
          <w:rPr>
            <w:rFonts w:ascii="Times New Roman" w:hAnsi="Times New Roman" w:cs="Times New Roman"/>
            <w:sz w:val="28"/>
            <w:szCs w:val="28"/>
          </w:rPr>
          <w:t>sgn</w:t>
        </w:r>
        <w:proofErr w:type="spellEnd"/>
        <w:r w:rsidRPr="0043002B">
          <w:rPr>
            <w:rFonts w:ascii="Times New Roman" w:hAnsi="Times New Roman" w:cs="Times New Roman"/>
            <w:sz w:val="28"/>
            <w:szCs w:val="28"/>
          </w:rPr>
          <w:t xml:space="preserve"> файл в формате base64</w:t>
        </w:r>
        <w:r>
          <w:rPr>
            <w:rFonts w:ascii="Times New Roman" w:hAnsi="Times New Roman" w:cs="Times New Roman"/>
            <w:sz w:val="28"/>
            <w:szCs w:val="28"/>
          </w:rPr>
          <w:t>;</w:t>
        </w:r>
      </w:ins>
    </w:p>
    <w:p w14:paraId="06159D26" w14:textId="4B0B26F6" w:rsidR="0043002B" w:rsidRDefault="0043002B">
      <w:pPr>
        <w:spacing w:after="0" w:line="240" w:lineRule="auto"/>
        <w:ind w:firstLine="709"/>
        <w:jc w:val="both"/>
        <w:rPr>
          <w:ins w:id="1093" w:author="Бумай Елена Юрьевна [2]" w:date="2026-04-09T12:10:00Z"/>
          <w:rFonts w:ascii="Times New Roman" w:hAnsi="Times New Roman" w:cs="Times New Roman"/>
          <w:sz w:val="28"/>
          <w:szCs w:val="28"/>
        </w:rPr>
        <w:pPrChange w:id="1094" w:author="Бумай Елена Юрьевна [2]" w:date="2026-04-09T12:12:00Z">
          <w:pPr>
            <w:spacing w:line="259" w:lineRule="auto"/>
          </w:pPr>
        </w:pPrChange>
      </w:pPr>
      <w:ins w:id="1095" w:author="Бумай Елена Юрьевна [2]" w:date="2026-04-09T12:10:00Z">
        <w:r w:rsidRPr="0043002B">
          <w:rPr>
            <w:rFonts w:ascii="Times New Roman" w:hAnsi="Times New Roman" w:cs="Times New Roman"/>
            <w:sz w:val="28"/>
            <w:szCs w:val="28"/>
          </w:rPr>
          <w:t xml:space="preserve">в </w:t>
        </w:r>
      </w:ins>
      <w:ins w:id="1096" w:author="Бумай Елена Юрьевна [2]" w:date="2026-04-09T12:11:00Z">
        <w:r>
          <w:rPr>
            <w:rFonts w:ascii="Times New Roman" w:hAnsi="Times New Roman" w:cs="Times New Roman"/>
            <w:sz w:val="28"/>
            <w:szCs w:val="28"/>
          </w:rPr>
          <w:t xml:space="preserve">поле </w:t>
        </w:r>
      </w:ins>
      <w:proofErr w:type="spellStart"/>
      <w:ins w:id="1097" w:author="Бумай Елена Юрьевна [2]" w:date="2026-04-09T12:10:00Z">
        <w:r>
          <w:rPr>
            <w:rFonts w:ascii="Times New Roman" w:hAnsi="Times New Roman" w:cs="Times New Roman"/>
            <w:sz w:val="28"/>
            <w:szCs w:val="28"/>
          </w:rPr>
          <w:t>file_ecp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указывается </w:t>
        </w:r>
        <w:r w:rsidRPr="0043002B">
          <w:rPr>
            <w:rFonts w:ascii="Times New Roman" w:hAnsi="Times New Roman" w:cs="Times New Roman"/>
            <w:sz w:val="28"/>
            <w:szCs w:val="28"/>
          </w:rPr>
          <w:t>имя файла (</w:t>
        </w:r>
      </w:ins>
      <w:ins w:id="1098" w:author="Бумай Елена Юрьевна [2]" w:date="2026-04-09T12:11:00Z">
        <w:r>
          <w:rPr>
            <w:rFonts w:ascii="Times New Roman" w:hAnsi="Times New Roman" w:cs="Times New Roman"/>
            <w:sz w:val="28"/>
            <w:szCs w:val="28"/>
          </w:rPr>
          <w:t xml:space="preserve">например, </w:t>
        </w:r>
      </w:ins>
      <w:ins w:id="1099" w:author="Бумай Елена Юрьевна [2]" w:date="2026-04-09T12:10:00Z">
        <w:r w:rsidRPr="0043002B">
          <w:rPr>
            <w:rFonts w:ascii="Times New Roman" w:hAnsi="Times New Roman" w:cs="Times New Roman"/>
            <w:sz w:val="28"/>
            <w:szCs w:val="28"/>
          </w:rPr>
          <w:t>test.pdf).</w:t>
        </w:r>
      </w:ins>
    </w:p>
    <w:p w14:paraId="1449E419" w14:textId="7C26BE98" w:rsidR="0043002B" w:rsidRPr="0043002B" w:rsidRDefault="0043002B">
      <w:pPr>
        <w:spacing w:after="0" w:line="240" w:lineRule="auto"/>
        <w:ind w:firstLine="709"/>
        <w:jc w:val="both"/>
        <w:rPr>
          <w:ins w:id="1100" w:author="Бумай Елена Юрьевна [2]" w:date="2026-04-09T12:07:00Z"/>
          <w:rFonts w:ascii="Times New Roman" w:hAnsi="Times New Roman" w:cs="Times New Roman"/>
          <w:sz w:val="28"/>
          <w:szCs w:val="28"/>
          <w:rPrChange w:id="1101" w:author="Бумай Елена Юрьевна [2]" w:date="2026-04-09T12:08:00Z">
            <w:rPr>
              <w:ins w:id="1102" w:author="Бумай Елена Юрьевна [2]" w:date="2026-04-09T12:07:00Z"/>
              <w:rFonts w:ascii="Segoe UI" w:hAnsi="Segoe UI" w:cs="Segoe UI"/>
              <w:color w:val="2F343D"/>
              <w:sz w:val="21"/>
              <w:szCs w:val="21"/>
              <w:shd w:val="clear" w:color="auto" w:fill="FFFFFF"/>
            </w:rPr>
          </w:rPrChange>
        </w:rPr>
        <w:pPrChange w:id="1103" w:author="Бумай Елена Юрьевна [2]" w:date="2026-04-09T12:12:00Z">
          <w:pPr>
            <w:spacing w:line="259" w:lineRule="auto"/>
          </w:pPr>
        </w:pPrChange>
      </w:pPr>
      <w:ins w:id="1104" w:author="Бумай Елена Юрьевна [2]" w:date="2026-04-09T12:11:00Z">
        <w:r>
          <w:rPr>
            <w:rFonts w:ascii="Times New Roman" w:hAnsi="Times New Roman" w:cs="Times New Roman"/>
            <w:sz w:val="28"/>
            <w:szCs w:val="28"/>
          </w:rPr>
          <w:t>И</w:t>
        </w:r>
      </w:ins>
      <w:ins w:id="1105" w:author="Бумай Елена Юрьевна [2]" w:date="2026-04-09T12:10:00Z">
        <w:r w:rsidRPr="004C71D3">
          <w:rPr>
            <w:rFonts w:ascii="Times New Roman" w:hAnsi="Times New Roman" w:cs="Times New Roman"/>
            <w:sz w:val="28"/>
            <w:szCs w:val="28"/>
          </w:rPr>
          <w:t xml:space="preserve">звлечение </w:t>
        </w:r>
        <w:r>
          <w:rPr>
            <w:rFonts w:ascii="Times New Roman" w:hAnsi="Times New Roman" w:cs="Times New Roman"/>
            <w:sz w:val="28"/>
            <w:szCs w:val="28"/>
          </w:rPr>
          <w:t>документа из подписанного файла</w:t>
        </w:r>
      </w:ins>
      <w:ins w:id="1106" w:author="Бумай Елена Юрьевна [2]" w:date="2026-04-09T12:12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107" w:author="Бумай Елена Юрьевна [2]" w:date="2026-04-09T12:11:00Z">
        <w:r>
          <w:rPr>
            <w:rFonts w:ascii="Times New Roman" w:hAnsi="Times New Roman" w:cs="Times New Roman"/>
            <w:sz w:val="28"/>
            <w:szCs w:val="28"/>
          </w:rPr>
          <w:t>осуществляется на стороне</w:t>
        </w:r>
      </w:ins>
      <w:ins w:id="1108" w:author="Бумай Елена Юрьевна [2]" w:date="2026-04-09T12:12:00Z">
        <w:r>
          <w:rPr>
            <w:rFonts w:ascii="Times New Roman" w:hAnsi="Times New Roman" w:cs="Times New Roman"/>
            <w:sz w:val="28"/>
            <w:szCs w:val="28"/>
          </w:rPr>
          <w:t xml:space="preserve"> (в системе)</w:t>
        </w:r>
      </w:ins>
      <w:ins w:id="1109" w:author="Бумай Елена Юрьевна [2]" w:date="2026-04-09T12:11:00Z">
        <w:r>
          <w:rPr>
            <w:rFonts w:ascii="Times New Roman" w:hAnsi="Times New Roman" w:cs="Times New Roman"/>
            <w:sz w:val="28"/>
            <w:szCs w:val="28"/>
          </w:rPr>
          <w:t xml:space="preserve"> прину</w:t>
        </w:r>
      </w:ins>
      <w:ins w:id="1110" w:author="Бумай Елена Юрьевна [2]" w:date="2026-04-09T12:12:00Z">
        <w:r>
          <w:rPr>
            <w:rFonts w:ascii="Times New Roman" w:hAnsi="Times New Roman" w:cs="Times New Roman"/>
            <w:sz w:val="28"/>
            <w:szCs w:val="28"/>
          </w:rPr>
          <w:t>дительного исполнения</w:t>
        </w:r>
      </w:ins>
      <w:ins w:id="1111" w:author="Бумай Елена Юрьевна [2]" w:date="2026-04-09T12:10:00Z">
        <w:r w:rsidRPr="004C71D3">
          <w:rPr>
            <w:rFonts w:ascii="Times New Roman" w:hAnsi="Times New Roman" w:cs="Times New Roman"/>
            <w:sz w:val="28"/>
            <w:szCs w:val="28"/>
          </w:rPr>
          <w:t>.</w:t>
        </w:r>
      </w:ins>
    </w:p>
    <w:p w14:paraId="6EADE263" w14:textId="51D5DB46" w:rsidR="0043002B" w:rsidRDefault="0043002B">
      <w:pPr>
        <w:spacing w:line="259" w:lineRule="auto"/>
        <w:rPr>
          <w:ins w:id="1112" w:author="Бумай Елена Юрьевна [2]" w:date="2026-04-09T12:06:00Z"/>
          <w:rFonts w:ascii="Segoe UI" w:hAnsi="Segoe UI" w:cs="Segoe UI"/>
          <w:color w:val="2F343D"/>
          <w:sz w:val="21"/>
          <w:szCs w:val="21"/>
          <w:shd w:val="clear" w:color="auto" w:fill="FFFFFF"/>
        </w:rPr>
      </w:pPr>
      <w:ins w:id="1113" w:author="Бумай Елена Юрьевна [2]" w:date="2026-04-09T12:06:00Z">
        <w:r>
          <w:rPr>
            <w:rFonts w:ascii="Segoe UI" w:hAnsi="Segoe UI" w:cs="Segoe UI"/>
            <w:color w:val="2F343D"/>
            <w:sz w:val="21"/>
            <w:szCs w:val="21"/>
            <w:shd w:val="clear" w:color="auto" w:fill="FFFFFF"/>
          </w:rPr>
          <w:br w:type="page"/>
        </w:r>
      </w:ins>
    </w:p>
    <w:p w14:paraId="072E59AC" w14:textId="77777777" w:rsidR="0043002B" w:rsidRPr="00B14034" w:rsidRDefault="0043002B">
      <w:pPr>
        <w:spacing w:line="259" w:lineRule="auto"/>
        <w:rPr>
          <w:rFonts w:ascii="Times New Roman" w:hAnsi="Times New Roman" w:cs="Times New Roman"/>
          <w:i/>
          <w:sz w:val="20"/>
          <w:szCs w:val="20"/>
        </w:rPr>
      </w:pPr>
    </w:p>
    <w:p w14:paraId="0F788E99" w14:textId="77777777" w:rsidR="004D5E59" w:rsidRPr="00B14034" w:rsidRDefault="00A17133" w:rsidP="00AC3D14">
      <w:pPr>
        <w:pStyle w:val="1"/>
        <w:rPr>
          <w:rStyle w:val="ad"/>
          <w:rFonts w:eastAsiaTheme="majorEastAsia"/>
          <w:b/>
          <w:sz w:val="28"/>
          <w:szCs w:val="28"/>
        </w:rPr>
      </w:pPr>
      <w:bookmarkStart w:id="1114" w:name="_Toc226629434"/>
      <w:r w:rsidRPr="00B14034">
        <w:rPr>
          <w:rStyle w:val="ad"/>
          <w:rFonts w:eastAsiaTheme="majorEastAsia"/>
          <w:b/>
          <w:sz w:val="28"/>
          <w:szCs w:val="28"/>
        </w:rPr>
        <w:t>4</w:t>
      </w:r>
      <w:r w:rsidR="004D5E59" w:rsidRPr="00B14034">
        <w:rPr>
          <w:rStyle w:val="ad"/>
          <w:rFonts w:eastAsiaTheme="majorEastAsia"/>
          <w:b/>
          <w:sz w:val="28"/>
          <w:szCs w:val="28"/>
        </w:rPr>
        <w:t xml:space="preserve">. </w:t>
      </w:r>
      <w:r w:rsidR="004001A2" w:rsidRPr="00B14034">
        <w:rPr>
          <w:rStyle w:val="ad"/>
          <w:rFonts w:eastAsiaTheme="majorEastAsia"/>
          <w:b/>
          <w:sz w:val="28"/>
          <w:szCs w:val="28"/>
        </w:rPr>
        <w:t xml:space="preserve">ОПИСАНИЕ </w:t>
      </w:r>
      <w:r w:rsidR="004001A2" w:rsidRPr="00B14034">
        <w:rPr>
          <w:rStyle w:val="ad"/>
          <w:rFonts w:eastAsiaTheme="majorEastAsia"/>
          <w:b/>
          <w:sz w:val="28"/>
          <w:szCs w:val="28"/>
          <w:lang w:val="en-US"/>
        </w:rPr>
        <w:t>API</w:t>
      </w:r>
      <w:r w:rsidR="004001A2" w:rsidRPr="00B14034">
        <w:rPr>
          <w:rStyle w:val="ad"/>
          <w:rFonts w:eastAsiaTheme="majorEastAsia"/>
          <w:b/>
          <w:sz w:val="28"/>
          <w:szCs w:val="28"/>
        </w:rPr>
        <w:t xml:space="preserve"> ДЛЯ</w:t>
      </w:r>
      <w:r w:rsidR="00D22309">
        <w:rPr>
          <w:rStyle w:val="ad"/>
          <w:rFonts w:eastAsiaTheme="majorEastAsia"/>
          <w:b/>
          <w:sz w:val="28"/>
          <w:szCs w:val="28"/>
        </w:rPr>
        <w:t xml:space="preserve"> СЕРВИСОВ</w:t>
      </w:r>
      <w:r w:rsidR="004001A2" w:rsidRPr="00B14034">
        <w:rPr>
          <w:rStyle w:val="ad"/>
          <w:rFonts w:eastAsiaTheme="majorEastAsia"/>
          <w:b/>
          <w:sz w:val="28"/>
          <w:szCs w:val="28"/>
        </w:rPr>
        <w:t xml:space="preserve"> ПОДМОДУЛЯ </w:t>
      </w:r>
      <w:r w:rsidR="00D22309">
        <w:rPr>
          <w:rStyle w:val="ad"/>
          <w:rFonts w:eastAsiaTheme="majorEastAsia"/>
          <w:b/>
          <w:sz w:val="28"/>
          <w:szCs w:val="28"/>
        </w:rPr>
        <w:t>«</w:t>
      </w:r>
      <w:r w:rsidR="00AC3D14" w:rsidRPr="00B14034">
        <w:rPr>
          <w:rStyle w:val="ad"/>
          <w:rFonts w:eastAsiaTheme="majorEastAsia"/>
          <w:b/>
          <w:sz w:val="28"/>
          <w:szCs w:val="28"/>
        </w:rPr>
        <w:t>Н</w:t>
      </w:r>
      <w:r w:rsidR="00911D8F" w:rsidRPr="00B14034">
        <w:rPr>
          <w:rStyle w:val="ad"/>
          <w:rFonts w:eastAsiaTheme="majorEastAsia"/>
          <w:b/>
          <w:sz w:val="28"/>
          <w:szCs w:val="28"/>
        </w:rPr>
        <w:t>орматив</w:t>
      </w:r>
      <w:r w:rsidR="00AC3D14" w:rsidRPr="00B14034">
        <w:rPr>
          <w:rStyle w:val="ad"/>
          <w:rFonts w:eastAsiaTheme="majorEastAsia"/>
          <w:b/>
          <w:sz w:val="28"/>
          <w:szCs w:val="28"/>
        </w:rPr>
        <w:t>но-справочная информация</w:t>
      </w:r>
      <w:r w:rsidR="00D22309">
        <w:rPr>
          <w:rStyle w:val="ad"/>
          <w:rFonts w:eastAsiaTheme="majorEastAsia"/>
          <w:b/>
          <w:sz w:val="28"/>
          <w:szCs w:val="28"/>
        </w:rPr>
        <w:t>»</w:t>
      </w:r>
      <w:r w:rsidR="004D5E59" w:rsidRPr="00B14034">
        <w:rPr>
          <w:rStyle w:val="ad"/>
          <w:rFonts w:eastAsiaTheme="majorEastAsia"/>
          <w:b/>
          <w:sz w:val="28"/>
          <w:szCs w:val="28"/>
        </w:rPr>
        <w:t xml:space="preserve"> </w:t>
      </w:r>
      <w:r w:rsidR="00AC3D14" w:rsidRPr="00B14034">
        <w:rPr>
          <w:rStyle w:val="ad"/>
          <w:rFonts w:eastAsiaTheme="majorEastAsia"/>
          <w:b/>
          <w:sz w:val="28"/>
          <w:szCs w:val="28"/>
        </w:rPr>
        <w:t>(</w:t>
      </w:r>
      <w:r w:rsidR="00D22309">
        <w:rPr>
          <w:rStyle w:val="ad"/>
          <w:rFonts w:eastAsiaTheme="majorEastAsia"/>
          <w:b/>
          <w:sz w:val="28"/>
          <w:szCs w:val="28"/>
        </w:rPr>
        <w:t>«</w:t>
      </w:r>
      <w:r w:rsidR="00AC3D14" w:rsidRPr="00B14034">
        <w:rPr>
          <w:rStyle w:val="ad"/>
          <w:rFonts w:eastAsiaTheme="majorEastAsia"/>
          <w:b/>
          <w:sz w:val="28"/>
          <w:szCs w:val="28"/>
        </w:rPr>
        <w:t>НСИ</w:t>
      </w:r>
      <w:r w:rsidR="00D22309">
        <w:rPr>
          <w:rStyle w:val="ad"/>
          <w:rFonts w:eastAsiaTheme="majorEastAsia"/>
          <w:b/>
          <w:sz w:val="28"/>
          <w:szCs w:val="28"/>
        </w:rPr>
        <w:t>»</w:t>
      </w:r>
      <w:r w:rsidR="00AC3D14" w:rsidRPr="00B14034">
        <w:rPr>
          <w:rStyle w:val="ad"/>
          <w:rFonts w:eastAsiaTheme="majorEastAsia"/>
          <w:b/>
          <w:sz w:val="28"/>
          <w:szCs w:val="28"/>
        </w:rPr>
        <w:t>)</w:t>
      </w:r>
      <w:bookmarkEnd w:id="1114"/>
    </w:p>
    <w:p w14:paraId="1F0346F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 xml:space="preserve">Сервисы модуля «Исполнительное производство»: Роутер </w:t>
      </w:r>
      <w:r w:rsidRPr="00B14034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B14034">
        <w:rPr>
          <w:rFonts w:ascii="Times New Roman" w:hAnsi="Times New Roman" w:cs="Times New Roman"/>
          <w:sz w:val="28"/>
          <w:szCs w:val="28"/>
        </w:rPr>
        <w:t>/</w:t>
      </w:r>
      <w:r w:rsidRPr="00B14034">
        <w:rPr>
          <w:rFonts w:ascii="Times New Roman" w:hAnsi="Times New Roman" w:cs="Times New Roman"/>
          <w:sz w:val="28"/>
          <w:szCs w:val="28"/>
          <w:lang w:val="en-US"/>
        </w:rPr>
        <w:t>NSI</w:t>
      </w:r>
    </w:p>
    <w:p w14:paraId="5BC570B4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1115" w:name="_Toc226629435"/>
      <w:r w:rsidRPr="00B14034">
        <w:rPr>
          <w:rStyle w:val="ad"/>
          <w:rFonts w:ascii="Times New Roman" w:hAnsi="Times New Roman" w:cs="Times New Roman"/>
          <w:color w:val="auto"/>
        </w:rPr>
        <w:t>4</w:t>
      </w:r>
      <w:r w:rsidR="004001A2" w:rsidRPr="00B14034">
        <w:rPr>
          <w:rStyle w:val="ad"/>
          <w:rFonts w:ascii="Times New Roman" w:hAnsi="Times New Roman" w:cs="Times New Roman"/>
          <w:color w:val="auto"/>
        </w:rPr>
        <w:t>.1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GetNSIData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1115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40818B79" w14:textId="77777777" w:rsidR="004D5E59" w:rsidRPr="00B14034" w:rsidRDefault="004D5E59" w:rsidP="00911D8F">
      <w:pPr>
        <w:spacing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 xml:space="preserve">Сервис выполняет выдачу </w:t>
      </w:r>
      <w:r w:rsidR="00FC173B">
        <w:rPr>
          <w:rFonts w:ascii="Times New Roman" w:hAnsi="Times New Roman" w:cs="Times New Roman"/>
          <w:sz w:val="28"/>
          <w:szCs w:val="28"/>
        </w:rPr>
        <w:t xml:space="preserve">справочников, необходимых </w:t>
      </w:r>
      <w:r w:rsidRPr="00B14034">
        <w:rPr>
          <w:rFonts w:ascii="Times New Roman" w:hAnsi="Times New Roman" w:cs="Times New Roman"/>
          <w:sz w:val="28"/>
          <w:szCs w:val="28"/>
        </w:rPr>
        <w:t xml:space="preserve">для </w:t>
      </w:r>
      <w:r w:rsidR="00FC173B">
        <w:rPr>
          <w:rFonts w:ascii="Times New Roman" w:hAnsi="Times New Roman" w:cs="Times New Roman"/>
          <w:sz w:val="28"/>
          <w:szCs w:val="28"/>
        </w:rPr>
        <w:t>использования в основных сервисах</w:t>
      </w:r>
      <w:r w:rsidRPr="00B14034">
        <w:rPr>
          <w:rFonts w:ascii="Times New Roman" w:hAnsi="Times New Roman" w:cs="Times New Roman"/>
          <w:i/>
          <w:sz w:val="28"/>
          <w:szCs w:val="28"/>
        </w:rPr>
        <w:t>.</w:t>
      </w:r>
    </w:p>
    <w:p w14:paraId="44D071E1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0BADA52D" w14:textId="63B7A440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Curl --location --request POST 'http: //localhost:</w:t>
      </w:r>
      <w:ins w:id="1116" w:author="Бумай Елена Юрьевна [2]" w:date="2026-05-20T14:13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1117" w:author="Бумай Елена Юрьевна [2]" w:date="2026-05-20T14:13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del w:id="1118" w:author="Бумай Елена Юрьевна [2]" w:date="2026-05-20T14:13:00Z">
        <w:r w:rsidRPr="00B14034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/core/BI/NSI/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GetNSIData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' \</w:t>
      </w:r>
    </w:p>
    <w:p w14:paraId="1FA65A0F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--header 'x-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user_id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: 111' \</w:t>
      </w:r>
    </w:p>
    <w:p w14:paraId="4BD9B974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--header 'x-token: 111' \</w:t>
      </w:r>
    </w:p>
    <w:p w14:paraId="7AAC8655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--header 'x-timestamp: 111' \</w:t>
      </w:r>
    </w:p>
    <w:p w14:paraId="47AA59FF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B14034">
        <w:rPr>
          <w:rFonts w:ascii="Times New Roman" w:hAnsi="Times New Roman" w:cs="Times New Roman"/>
          <w:i/>
          <w:sz w:val="28"/>
          <w:szCs w:val="28"/>
        </w:rPr>
        <w:t>--</w:t>
      </w: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Pr="00B14034">
        <w:rPr>
          <w:rFonts w:ascii="Times New Roman" w:hAnsi="Times New Roman" w:cs="Times New Roman"/>
          <w:i/>
          <w:sz w:val="28"/>
          <w:szCs w:val="28"/>
        </w:rPr>
        <w:t>-</w:t>
      </w: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raw</w:t>
      </w:r>
      <w:r w:rsidRPr="00B14034">
        <w:rPr>
          <w:rFonts w:ascii="Times New Roman" w:hAnsi="Times New Roman" w:cs="Times New Roman"/>
          <w:i/>
          <w:sz w:val="28"/>
          <w:szCs w:val="28"/>
        </w:rPr>
        <w:t xml:space="preserve"> ''</w:t>
      </w:r>
    </w:p>
    <w:p w14:paraId="6D4B73DC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02A8B22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4001A2" w:rsidRPr="00B14034" w14:paraId="6224AEEE" w14:textId="77777777" w:rsidTr="0086061F">
        <w:tc>
          <w:tcPr>
            <w:tcW w:w="704" w:type="dxa"/>
          </w:tcPr>
          <w:p w14:paraId="1CC7B6D3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34BD6DA9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001A2" w:rsidRPr="00B14034" w14:paraId="2D828BB7" w14:textId="77777777" w:rsidTr="0086061F">
        <w:tc>
          <w:tcPr>
            <w:tcW w:w="704" w:type="dxa"/>
          </w:tcPr>
          <w:p w14:paraId="3457C5B1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2647D9FD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4001A2" w:rsidRPr="00B14034" w14:paraId="6971B411" w14:textId="77777777" w:rsidTr="0086061F">
        <w:tc>
          <w:tcPr>
            <w:tcW w:w="704" w:type="dxa"/>
          </w:tcPr>
          <w:p w14:paraId="0436A5EE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3F8842A6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4001A2" w:rsidRPr="00B14034" w14:paraId="6D55581E" w14:textId="77777777" w:rsidTr="0086061F">
        <w:tc>
          <w:tcPr>
            <w:tcW w:w="704" w:type="dxa"/>
          </w:tcPr>
          <w:p w14:paraId="4A15E13E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446EE509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4001A2" w:rsidRPr="00B14034" w14:paraId="7275AF85" w14:textId="77777777" w:rsidTr="0086061F">
        <w:tc>
          <w:tcPr>
            <w:tcW w:w="704" w:type="dxa"/>
          </w:tcPr>
          <w:p w14:paraId="7E226C88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09AAA481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27DB662C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26EB6C58" w14:textId="77777777" w:rsidR="004D5E59" w:rsidRPr="00B14034" w:rsidRDefault="004D5E59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85"/>
        <w:gridCol w:w="3407"/>
        <w:gridCol w:w="1950"/>
        <w:gridCol w:w="2103"/>
      </w:tblGrid>
      <w:tr w:rsidR="004001A2" w:rsidRPr="00B14034" w14:paraId="43CE4BBF" w14:textId="77777777" w:rsidTr="00D8375B">
        <w:tc>
          <w:tcPr>
            <w:tcW w:w="1885" w:type="dxa"/>
          </w:tcPr>
          <w:p w14:paraId="30A834F3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407" w:type="dxa"/>
          </w:tcPr>
          <w:p w14:paraId="400424F8" w14:textId="77777777" w:rsidR="004001A2" w:rsidRPr="00B14034" w:rsidRDefault="004001A2" w:rsidP="0086061F">
            <w:pPr>
              <w:spacing w:line="240" w:lineRule="atLeast"/>
              <w:ind w:hanging="95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50" w:type="dxa"/>
          </w:tcPr>
          <w:p w14:paraId="7A0B1E00" w14:textId="77777777" w:rsidR="004001A2" w:rsidRPr="00B14034" w:rsidRDefault="004001A2" w:rsidP="0086061F">
            <w:pPr>
              <w:spacing w:line="240" w:lineRule="atLeast"/>
              <w:ind w:hanging="2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178AD306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1017DEB1" w14:textId="77777777" w:rsidTr="00D8375B">
        <w:tc>
          <w:tcPr>
            <w:tcW w:w="1885" w:type="dxa"/>
          </w:tcPr>
          <w:p w14:paraId="5C3CAB90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7" w:type="dxa"/>
          </w:tcPr>
          <w:p w14:paraId="1E8E909A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Логин клиента, выданный клиенту при выполнении процедуры регистрации у поставщика информации.</w:t>
            </w:r>
          </w:p>
        </w:tc>
        <w:tc>
          <w:tcPr>
            <w:tcW w:w="1950" w:type="dxa"/>
          </w:tcPr>
          <w:p w14:paraId="5E4E1CE4" w14:textId="77777777" w:rsidR="00D8375B" w:rsidRDefault="00D8375B" w:rsidP="00D8375B">
            <w:r w:rsidRPr="007869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75B73276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02D93F2D" w14:textId="77777777" w:rsidTr="00D8375B">
        <w:tc>
          <w:tcPr>
            <w:tcW w:w="1885" w:type="dxa"/>
          </w:tcPr>
          <w:p w14:paraId="7EC6EFA8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7" w:type="dxa"/>
          </w:tcPr>
          <w:p w14:paraId="30E50B8D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950" w:type="dxa"/>
          </w:tcPr>
          <w:p w14:paraId="5DF8DC17" w14:textId="77777777" w:rsidR="00D8375B" w:rsidRDefault="00D8375B" w:rsidP="00D8375B">
            <w:r w:rsidRPr="007869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2F203D37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727D4BC7" w14:textId="77777777" w:rsidTr="00D8375B">
        <w:tc>
          <w:tcPr>
            <w:tcW w:w="1885" w:type="dxa"/>
          </w:tcPr>
          <w:p w14:paraId="63594CCE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7" w:type="dxa"/>
          </w:tcPr>
          <w:p w14:paraId="73E46229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Метка времени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950" w:type="dxa"/>
          </w:tcPr>
          <w:p w14:paraId="1B96C23F" w14:textId="77777777" w:rsidR="00D8375B" w:rsidRDefault="00D8375B" w:rsidP="00D8375B">
            <w:r w:rsidRPr="007869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01A6AE67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BD1117F" w14:textId="77777777" w:rsidR="004001A2" w:rsidRPr="00B14034" w:rsidRDefault="004001A2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E99126D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14:paraId="4164988B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4B3CE82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(отсутствуют)</w:t>
      </w:r>
    </w:p>
    <w:p w14:paraId="7AA23FCF" w14:textId="77777777" w:rsidR="004D5E59" w:rsidRPr="00B14034" w:rsidRDefault="004D5E59" w:rsidP="00AD4B63">
      <w:pPr>
        <w:spacing w:line="240" w:lineRule="atLeast"/>
        <w:ind w:firstLine="709"/>
        <w:rPr>
          <w:rStyle w:val="msg-body-block"/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7F8F9"/>
        </w:rPr>
      </w:pPr>
    </w:p>
    <w:p w14:paraId="3D76D1C6" w14:textId="77777777" w:rsidR="004D5E59" w:rsidRPr="00B14034" w:rsidRDefault="004D5E59" w:rsidP="00AD4B63">
      <w:pPr>
        <w:spacing w:line="240" w:lineRule="atLeast"/>
        <w:ind w:firstLine="709"/>
        <w:rPr>
          <w:rStyle w:val="msg-body-block"/>
          <w:rFonts w:ascii="Times New Roman" w:hAnsi="Times New Roman" w:cs="Times New Roman"/>
          <w:b/>
          <w:color w:val="000000"/>
          <w:sz w:val="28"/>
          <w:szCs w:val="28"/>
          <w:shd w:val="clear" w:color="auto" w:fill="F7F8F9"/>
        </w:rPr>
      </w:pPr>
      <w:r w:rsidRPr="00B14034">
        <w:rPr>
          <w:rStyle w:val="msg-body-block"/>
          <w:rFonts w:ascii="Times New Roman" w:hAnsi="Times New Roman" w:cs="Times New Roman"/>
          <w:b/>
          <w:color w:val="000000"/>
          <w:sz w:val="28"/>
          <w:szCs w:val="28"/>
          <w:shd w:val="clear" w:color="auto" w:fill="F7F8F9"/>
        </w:rPr>
        <w:t xml:space="preserve">Внутренний сервис </w:t>
      </w:r>
      <w:r w:rsidRPr="00B14034">
        <w:rPr>
          <w:rStyle w:val="msg-body-block"/>
          <w:rFonts w:ascii="Times New Roman" w:hAnsi="Times New Roman" w:cs="Times New Roman"/>
          <w:b/>
          <w:color w:val="000000"/>
          <w:sz w:val="28"/>
          <w:szCs w:val="28"/>
          <w:shd w:val="clear" w:color="auto" w:fill="F7F8F9"/>
          <w:lang w:val="en-US"/>
        </w:rPr>
        <w:t>ESB</w:t>
      </w:r>
      <w:r w:rsidRPr="00B14034">
        <w:rPr>
          <w:rStyle w:val="msg-body-block"/>
          <w:rFonts w:ascii="Times New Roman" w:hAnsi="Times New Roman" w:cs="Times New Roman"/>
          <w:b/>
          <w:color w:val="000000"/>
          <w:sz w:val="28"/>
          <w:szCs w:val="28"/>
          <w:shd w:val="clear" w:color="auto" w:fill="F7F8F9"/>
        </w:rPr>
        <w:t>:</w:t>
      </w:r>
    </w:p>
    <w:p w14:paraId="125A7039" w14:textId="77777777" w:rsidR="004D5E59" w:rsidRPr="00B14034" w:rsidRDefault="00072DD8" w:rsidP="00AD4B63">
      <w:pPr>
        <w:spacing w:line="240" w:lineRule="atLeast"/>
        <w:ind w:firstLine="709"/>
        <w:rPr>
          <w:rStyle w:val="af"/>
          <w:rFonts w:ascii="Times New Roman" w:hAnsi="Times New Roman" w:cs="Times New Roman"/>
          <w:b/>
          <w:i/>
          <w:color w:val="auto"/>
          <w:sz w:val="28"/>
          <w:szCs w:val="28"/>
          <w:shd w:val="clear" w:color="auto" w:fill="FAFAFA"/>
        </w:rPr>
      </w:pPr>
      <w:hyperlink r:id="rId10" w:history="1">
        <w:r w:rsidR="004D5E59" w:rsidRPr="00B14034">
          <w:rPr>
            <w:rStyle w:val="af"/>
            <w:rFonts w:ascii="Times New Roman" w:hAnsi="Times New Roman" w:cs="Times New Roman"/>
            <w:b/>
            <w:i/>
            <w:color w:val="auto"/>
            <w:sz w:val="28"/>
            <w:szCs w:val="28"/>
            <w:shd w:val="clear" w:color="auto" w:fill="FAFAFA"/>
          </w:rPr>
          <w:t>http://host+/ecourt/NSI</w:t>
        </w:r>
        <w:r w:rsidR="004D5E59" w:rsidRPr="00B14034">
          <w:rPr>
            <w:rStyle w:val="af"/>
            <w:rFonts w:ascii="Times New Roman" w:hAnsi="Times New Roman" w:cs="Times New Roman"/>
            <w:b/>
            <w:i/>
            <w:color w:val="auto"/>
            <w:sz w:val="28"/>
            <w:szCs w:val="28"/>
            <w:shd w:val="clear" w:color="auto" w:fill="FAFAFA"/>
            <w:lang w:val="en-US"/>
          </w:rPr>
          <w:t>WO</w:t>
        </w:r>
      </w:hyperlink>
    </w:p>
    <w:p w14:paraId="329005A3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8"/>
          <w:szCs w:val="28"/>
          <w:u w:val="single"/>
          <w:shd w:val="clear" w:color="auto" w:fill="FAFAFA"/>
        </w:rPr>
      </w:pPr>
    </w:p>
    <w:p w14:paraId="5A350A44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Выходные параметры (в каждом справочнике): 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666"/>
        <w:gridCol w:w="2574"/>
        <w:gridCol w:w="1985"/>
        <w:gridCol w:w="2120"/>
      </w:tblGrid>
      <w:tr w:rsidR="004001A2" w:rsidRPr="00B14034" w14:paraId="3C316B2E" w14:textId="77777777" w:rsidTr="0086061F">
        <w:tc>
          <w:tcPr>
            <w:tcW w:w="2666" w:type="dxa"/>
          </w:tcPr>
          <w:p w14:paraId="3FD7BA8E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574" w:type="dxa"/>
          </w:tcPr>
          <w:p w14:paraId="521CA9FC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85" w:type="dxa"/>
          </w:tcPr>
          <w:p w14:paraId="30B1FE91" w14:textId="77777777" w:rsidR="004001A2" w:rsidRPr="00B14034" w:rsidRDefault="004001A2" w:rsidP="0086061F">
            <w:pPr>
              <w:spacing w:line="240" w:lineRule="atLeast"/>
              <w:ind w:hanging="1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20" w:type="dxa"/>
          </w:tcPr>
          <w:p w14:paraId="377FC83C" w14:textId="77777777" w:rsidR="004001A2" w:rsidRPr="00B14034" w:rsidRDefault="004001A2" w:rsidP="0086061F">
            <w:pPr>
              <w:spacing w:line="240" w:lineRule="atLeast"/>
              <w:ind w:hanging="1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5FAA5952" w14:textId="77777777" w:rsidTr="0086061F">
        <w:tc>
          <w:tcPr>
            <w:tcW w:w="2666" w:type="dxa"/>
          </w:tcPr>
          <w:p w14:paraId="4EE9A531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TYPE</w:t>
            </w:r>
          </w:p>
        </w:tc>
        <w:tc>
          <w:tcPr>
            <w:tcW w:w="2574" w:type="dxa"/>
          </w:tcPr>
          <w:p w14:paraId="74732EB3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Это номер справочника в </w:t>
            </w:r>
            <w:proofErr w:type="spellStart"/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аис</w:t>
            </w:r>
            <w:proofErr w:type="spellEnd"/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прис</w:t>
            </w:r>
            <w:proofErr w:type="spellEnd"/>
          </w:p>
        </w:tc>
        <w:tc>
          <w:tcPr>
            <w:tcW w:w="1985" w:type="dxa"/>
          </w:tcPr>
          <w:p w14:paraId="01D38A6F" w14:textId="77777777" w:rsidR="00D8375B" w:rsidRDefault="00D8375B" w:rsidP="00D8375B">
            <w:r w:rsidRPr="00936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2B726C1D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771B3944" w14:textId="77777777" w:rsidTr="0086061F">
        <w:tc>
          <w:tcPr>
            <w:tcW w:w="2666" w:type="dxa"/>
          </w:tcPr>
          <w:p w14:paraId="253185E4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TYPE_NAME</w:t>
            </w:r>
          </w:p>
        </w:tc>
        <w:tc>
          <w:tcPr>
            <w:tcW w:w="2574" w:type="dxa"/>
          </w:tcPr>
          <w:p w14:paraId="77EA5344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Название этого справочника</w:t>
            </w:r>
          </w:p>
        </w:tc>
        <w:tc>
          <w:tcPr>
            <w:tcW w:w="1985" w:type="dxa"/>
          </w:tcPr>
          <w:p w14:paraId="738956EE" w14:textId="77777777" w:rsidR="00D8375B" w:rsidRDefault="00D8375B" w:rsidP="00D8375B">
            <w:r w:rsidRPr="00936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6D8D2C8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4B061E39" w14:textId="77777777" w:rsidTr="0086061F">
        <w:tc>
          <w:tcPr>
            <w:tcW w:w="2666" w:type="dxa"/>
          </w:tcPr>
          <w:p w14:paraId="6A70D438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CONTENT</w:t>
            </w:r>
          </w:p>
        </w:tc>
        <w:tc>
          <w:tcPr>
            <w:tcW w:w="2574" w:type="dxa"/>
          </w:tcPr>
          <w:p w14:paraId="058A658E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Это содержимое справочника</w:t>
            </w:r>
          </w:p>
        </w:tc>
        <w:tc>
          <w:tcPr>
            <w:tcW w:w="1985" w:type="dxa"/>
          </w:tcPr>
          <w:p w14:paraId="296699B5" w14:textId="77777777" w:rsidR="00D8375B" w:rsidRDefault="00D8375B" w:rsidP="00D8375B">
            <w:r w:rsidRPr="00936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6023732B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30779C6E" w14:textId="77777777" w:rsidTr="0086061F">
        <w:tc>
          <w:tcPr>
            <w:tcW w:w="2666" w:type="dxa"/>
          </w:tcPr>
          <w:p w14:paraId="44C2563C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  <w:lang w:val="en-US"/>
              </w:rPr>
              <w:t>CODE</w:t>
            </w:r>
          </w:p>
        </w:tc>
        <w:tc>
          <w:tcPr>
            <w:tcW w:w="2574" w:type="dxa"/>
          </w:tcPr>
          <w:p w14:paraId="6E731A5B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</w:rPr>
              <w:t>Код справочника</w:t>
            </w:r>
          </w:p>
        </w:tc>
        <w:tc>
          <w:tcPr>
            <w:tcW w:w="1985" w:type="dxa"/>
          </w:tcPr>
          <w:p w14:paraId="50C6F7BD" w14:textId="77777777" w:rsidR="00D8375B" w:rsidRDefault="00D8375B" w:rsidP="00D8375B">
            <w:r w:rsidRPr="00936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7C1AF00A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17D60923" w14:textId="77777777" w:rsidTr="0086061F">
        <w:tc>
          <w:tcPr>
            <w:tcW w:w="2666" w:type="dxa"/>
          </w:tcPr>
          <w:p w14:paraId="77B8F7E8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  <w:lang w:val="en-US"/>
              </w:rPr>
              <w:t>LEX</w:t>
            </w: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2574" w:type="dxa"/>
          </w:tcPr>
          <w:p w14:paraId="0E0B7838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</w:rPr>
              <w:t>Значение кода справочника</w:t>
            </w:r>
          </w:p>
        </w:tc>
        <w:tc>
          <w:tcPr>
            <w:tcW w:w="1985" w:type="dxa"/>
          </w:tcPr>
          <w:p w14:paraId="690FB669" w14:textId="77777777" w:rsidR="00D8375B" w:rsidRDefault="00D8375B" w:rsidP="00D8375B">
            <w:r w:rsidRPr="00936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1AD5D195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27DED8DE" w14:textId="77777777" w:rsidTr="0086061F">
        <w:tc>
          <w:tcPr>
            <w:tcW w:w="2666" w:type="dxa"/>
          </w:tcPr>
          <w:p w14:paraId="09294C8C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  <w:lang w:val="en-US"/>
              </w:rPr>
              <w:t>CODE</w:t>
            </w: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</w:rPr>
              <w:t>_</w:t>
            </w: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  <w:lang w:val="en-US"/>
              </w:rPr>
              <w:t>SORTING</w:t>
            </w:r>
          </w:p>
        </w:tc>
        <w:tc>
          <w:tcPr>
            <w:tcW w:w="2574" w:type="dxa"/>
          </w:tcPr>
          <w:p w14:paraId="106A5F9E" w14:textId="77777777" w:rsidR="00D8375B" w:rsidRPr="00B14034" w:rsidRDefault="00D8375B" w:rsidP="00D8375B">
            <w:pPr>
              <w:spacing w:line="240" w:lineRule="atLeast"/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</w:rPr>
            </w:pPr>
            <w:r w:rsidRPr="00B14034">
              <w:rPr>
                <w:rFonts w:ascii="Times New Roman" w:eastAsia="Times New Roman" w:hAnsi="Times New Roman" w:cs="Times New Roman"/>
                <w:iCs/>
                <w:sz w:val="28"/>
                <w:szCs w:val="28"/>
                <w:highlight w:val="white"/>
              </w:rPr>
              <w:t xml:space="preserve">Порядок сортировки (зарезервировано) </w:t>
            </w:r>
          </w:p>
        </w:tc>
        <w:tc>
          <w:tcPr>
            <w:tcW w:w="1985" w:type="dxa"/>
          </w:tcPr>
          <w:p w14:paraId="5BE2F22F" w14:textId="77777777" w:rsidR="00D8375B" w:rsidRDefault="00D8375B" w:rsidP="00D8375B">
            <w:r w:rsidRPr="00936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2C71E159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2B3285B5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4C40280D" w14:textId="12E781E1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</w:rPr>
      </w:pPr>
      <w:ins w:id="1119" w:author="Бумай Елена Юрьевна [2]" w:date="2026-05-20T14:13:00Z">
        <w:r>
          <w:rPr>
            <w:rFonts w:ascii="Times New Roman" w:hAnsi="Times New Roman" w:cs="Times New Roman"/>
            <w:sz w:val="28"/>
            <w:szCs w:val="28"/>
            <w:shd w:val="clear" w:color="auto" w:fill="FAFAFA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  <w:shd w:val="clear" w:color="auto" w:fill="FAFAFA"/>
          </w:rPr>
          <w:instrText xml:space="preserve"> HYPERLINK "</w:instrText>
        </w:r>
      </w:ins>
      <w:r w:rsidRPr="00D00592">
        <w:rPr>
          <w:rPrChange w:id="1120" w:author="Бумай Елена Юрьевна [2]" w:date="2026-05-20T14:13:00Z">
            <w:rPr>
              <w:rStyle w:val="af"/>
              <w:rFonts w:ascii="Times New Roman" w:hAnsi="Times New Roman" w:cs="Times New Roman"/>
              <w:sz w:val="28"/>
              <w:szCs w:val="28"/>
              <w:shd w:val="clear" w:color="auto" w:fill="FAFAFA"/>
            </w:rPr>
          </w:rPrChange>
        </w:rPr>
        <w:instrText>http://</w:instrText>
      </w:r>
      <w:r w:rsidRPr="00D00592">
        <w:rPr>
          <w:rPrChange w:id="1121" w:author="Бумай Елена Юрьевна [2]" w:date="2026-05-20T14:13:00Z">
            <w:rPr>
              <w:rStyle w:val="af"/>
              <w:rFonts w:ascii="Times New Roman" w:hAnsi="Times New Roman" w:cs="Times New Roman"/>
              <w:sz w:val="28"/>
              <w:szCs w:val="28"/>
              <w:shd w:val="clear" w:color="auto" w:fill="FAFAFA"/>
              <w:lang w:val="en-US"/>
            </w:rPr>
          </w:rPrChange>
        </w:rPr>
        <w:instrText>host</w:instrText>
      </w:r>
      <w:r w:rsidRPr="00D00592">
        <w:rPr>
          <w:rPrChange w:id="1122" w:author="Бумай Елена Юрьевна [2]" w:date="2026-05-20T14:13:00Z">
            <w:rPr>
              <w:rStyle w:val="af"/>
              <w:rFonts w:ascii="Times New Roman" w:hAnsi="Times New Roman" w:cs="Times New Roman"/>
              <w:sz w:val="28"/>
              <w:szCs w:val="28"/>
              <w:shd w:val="clear" w:color="auto" w:fill="FAFAFA"/>
            </w:rPr>
          </w:rPrChange>
        </w:rPr>
        <w:instrText>:</w:instrText>
      </w:r>
      <w:ins w:id="1123" w:author="Бумай Елена Юрьевна [2]" w:date="2026-05-20T14:13:00Z">
        <w:r w:rsidRPr="00D00592">
          <w:rPr>
            <w:rPrChange w:id="1124" w:author="Бумай Елена Юрьевна [2]" w:date="2026-05-20T14:13:00Z">
              <w:rPr>
                <w:rStyle w:val="af"/>
                <w:rFonts w:ascii="Times New Roman" w:hAnsi="Times New Roman" w:cs="Times New Roman"/>
                <w:sz w:val="28"/>
                <w:szCs w:val="28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1125" w:author="Бумай Елена Юрьевна [2]" w:date="2026-05-20T14:13:00Z">
            <w:rPr>
              <w:rStyle w:val="af"/>
              <w:rFonts w:ascii="Times New Roman" w:hAnsi="Times New Roman" w:cs="Times New Roman"/>
              <w:sz w:val="28"/>
              <w:szCs w:val="28"/>
              <w:shd w:val="clear" w:color="auto" w:fill="FAFAFA"/>
            </w:rPr>
          </w:rPrChange>
        </w:rPr>
        <w:instrText>/core/BI/NSI/GetNSIData</w:instrText>
      </w:r>
      <w:ins w:id="1126" w:author="Бумай Елена Юрьевна [2]" w:date="2026-05-20T14:13:00Z">
        <w:r>
          <w:rPr>
            <w:rFonts w:ascii="Times New Roman" w:hAnsi="Times New Roman" w:cs="Times New Roman"/>
            <w:sz w:val="28"/>
            <w:szCs w:val="28"/>
            <w:shd w:val="clear" w:color="auto" w:fill="FAFAFA"/>
          </w:rPr>
          <w:instrText xml:space="preserve">" </w:instrText>
        </w:r>
        <w:r>
          <w:rPr>
            <w:rFonts w:ascii="Times New Roman" w:hAnsi="Times New Roman" w:cs="Times New Roman"/>
            <w:sz w:val="28"/>
            <w:szCs w:val="28"/>
            <w:shd w:val="clear" w:color="auto" w:fill="FAFAFA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</w:rPr>
        <w:t>http://</w:t>
      </w:r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>host</w:t>
      </w:r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</w:rPr>
        <w:t>:</w:t>
      </w:r>
      <w:ins w:id="1127" w:author="Бумай Елена Юрьевна [2]" w:date="2026-05-20T14:13:00Z">
        <w:r w:rsidRPr="00A51C56">
          <w:rPr>
            <w:rStyle w:val="af"/>
            <w:rFonts w:ascii="Times New Roman" w:hAnsi="Times New Roman" w:cs="Times New Roman"/>
            <w:sz w:val="28"/>
            <w:szCs w:val="28"/>
            <w:shd w:val="clear" w:color="auto" w:fill="FAFAFA"/>
          </w:rPr>
          <w:t>1016</w:t>
        </w:r>
      </w:ins>
      <w:del w:id="1128" w:author="Бумай Елена Юрьевна [2]" w:date="2026-05-20T14:13:00Z">
        <w:r w:rsidRPr="00A51C56" w:rsidDel="00D00592">
          <w:rPr>
            <w:rStyle w:val="af"/>
            <w:rFonts w:ascii="Times New Roman" w:hAnsi="Times New Roman" w:cs="Times New Roman"/>
            <w:sz w:val="28"/>
            <w:szCs w:val="28"/>
            <w:shd w:val="clear" w:color="auto" w:fill="FAFAFA"/>
          </w:rPr>
          <w:delText>8080</w:delText>
        </w:r>
      </w:del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</w:rPr>
        <w:t>core</w:t>
      </w:r>
      <w:proofErr w:type="spellEnd"/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</w:rPr>
        <w:t>/BI/NSI/</w:t>
      </w:r>
      <w:proofErr w:type="spellStart"/>
      <w:r w:rsidRPr="00A51C56">
        <w:rPr>
          <w:rStyle w:val="af"/>
          <w:rFonts w:ascii="Times New Roman" w:hAnsi="Times New Roman" w:cs="Times New Roman"/>
          <w:sz w:val="28"/>
          <w:szCs w:val="28"/>
          <w:shd w:val="clear" w:color="auto" w:fill="FAFAFA"/>
        </w:rPr>
        <w:t>GetNSIData</w:t>
      </w:r>
      <w:proofErr w:type="spellEnd"/>
      <w:ins w:id="1129" w:author="Бумай Елена Юрьевна [2]" w:date="2026-05-20T14:13:00Z">
        <w:r>
          <w:rPr>
            <w:rFonts w:ascii="Times New Roman" w:hAnsi="Times New Roman" w:cs="Times New Roman"/>
            <w:sz w:val="28"/>
            <w:szCs w:val="28"/>
            <w:shd w:val="clear" w:color="auto" w:fill="FAFAFA"/>
          </w:rPr>
          <w:fldChar w:fldCharType="end"/>
        </w:r>
      </w:ins>
    </w:p>
    <w:p w14:paraId="544D568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2848"/>
        <w:gridCol w:w="1847"/>
        <w:gridCol w:w="2103"/>
      </w:tblGrid>
      <w:tr w:rsidR="004001A2" w:rsidRPr="00B14034" w14:paraId="174FC9E3" w14:textId="77777777" w:rsidTr="00D22309">
        <w:tc>
          <w:tcPr>
            <w:tcW w:w="2547" w:type="dxa"/>
          </w:tcPr>
          <w:p w14:paraId="35FCA69F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848" w:type="dxa"/>
          </w:tcPr>
          <w:p w14:paraId="38910318" w14:textId="77777777" w:rsidR="004001A2" w:rsidRPr="00B14034" w:rsidRDefault="004001A2" w:rsidP="0086061F">
            <w:pPr>
              <w:spacing w:line="240" w:lineRule="atLeast"/>
              <w:ind w:hanging="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847" w:type="dxa"/>
          </w:tcPr>
          <w:p w14:paraId="2E3087B0" w14:textId="77777777" w:rsidR="004001A2" w:rsidRPr="00B14034" w:rsidRDefault="004001A2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16D227DB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54E387D7" w14:textId="77777777" w:rsidTr="00D22309">
        <w:tc>
          <w:tcPr>
            <w:tcW w:w="2547" w:type="dxa"/>
          </w:tcPr>
          <w:p w14:paraId="6B00CE52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ResponseTime</w:t>
            </w:r>
            <w:proofErr w:type="spellEnd"/>
            <w:r w:rsidRPr="00B140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48" w:type="dxa"/>
          </w:tcPr>
          <w:p w14:paraId="18F81D39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1847" w:type="dxa"/>
          </w:tcPr>
          <w:p w14:paraId="0185C9E2" w14:textId="77777777" w:rsidR="00D8375B" w:rsidRDefault="00D8375B" w:rsidP="00D8375B">
            <w:r w:rsidRPr="008473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049EA318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4124453D" w14:textId="77777777" w:rsidTr="00D22309">
        <w:tc>
          <w:tcPr>
            <w:tcW w:w="2547" w:type="dxa"/>
          </w:tcPr>
          <w:p w14:paraId="37DF2A51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X-Version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2848" w:type="dxa"/>
          </w:tcPr>
          <w:p w14:paraId="07672C89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1847" w:type="dxa"/>
          </w:tcPr>
          <w:p w14:paraId="1C2445B5" w14:textId="77777777" w:rsidR="00D8375B" w:rsidRDefault="00D8375B" w:rsidP="00D8375B">
            <w:r w:rsidRPr="008473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36930499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234684BC" w14:textId="77777777" w:rsidTr="00D22309">
        <w:tc>
          <w:tcPr>
            <w:tcW w:w="2547" w:type="dxa"/>
          </w:tcPr>
          <w:p w14:paraId="2780FEF7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X-Content-Length</w:t>
            </w:r>
          </w:p>
        </w:tc>
        <w:tc>
          <w:tcPr>
            <w:tcW w:w="2848" w:type="dxa"/>
          </w:tcPr>
          <w:p w14:paraId="1AC2205A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Дублирует служебное поле 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847" w:type="dxa"/>
          </w:tcPr>
          <w:p w14:paraId="245FCF46" w14:textId="77777777" w:rsidR="00D8375B" w:rsidRDefault="00D8375B" w:rsidP="00D8375B">
            <w:r w:rsidRPr="008473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0A9F7B36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35EEA06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B44DE31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(успех)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C0CDADD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//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JSON</w:t>
      </w:r>
      <w:r w:rsidRPr="00B14034">
        <w:rPr>
          <w:rFonts w:ascii="Times New Roman" w:hAnsi="Times New Roman" w:cs="Times New Roman"/>
          <w:i/>
          <w:sz w:val="20"/>
          <w:szCs w:val="20"/>
        </w:rPr>
        <w:t xml:space="preserve"> Сокращен</w:t>
      </w:r>
    </w:p>
    <w:p w14:paraId="04351AB1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[</w:t>
      </w:r>
    </w:p>
    <w:p w14:paraId="044DB9F1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{</w:t>
      </w:r>
    </w:p>
    <w:p w14:paraId="34E30A86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type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"120",</w:t>
      </w:r>
    </w:p>
    <w:p w14:paraId="05178476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lastRenderedPageBreak/>
        <w:t xml:space="preserve">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type_name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"ОРГАНЫ ПРИНУДИТЕЛЬНОГО ИСПОЛНЕНИЯ МИНИСТЕРСТВА ЮСТИЦИИ",</w:t>
      </w:r>
    </w:p>
    <w:p w14:paraId="724144CF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"content": {</w:t>
      </w:r>
    </w:p>
    <w:p w14:paraId="4CF99DE7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"code": "1",</w:t>
      </w:r>
    </w:p>
    <w:p w14:paraId="1F2B858E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"data": [</w:t>
      </w:r>
    </w:p>
    <w:p w14:paraId="63AF5BDF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{</w:t>
      </w:r>
    </w:p>
    <w:p w14:paraId="59645832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"code": 0,</w:t>
      </w:r>
    </w:p>
    <w:p w14:paraId="79985C5D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"lex1": "(</w:t>
      </w:r>
      <w:r w:rsidRPr="00B14034">
        <w:rPr>
          <w:rFonts w:ascii="Times New Roman" w:hAnsi="Times New Roman" w:cs="Times New Roman"/>
          <w:i/>
          <w:sz w:val="20"/>
          <w:szCs w:val="20"/>
        </w:rPr>
        <w:t>пусто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)",</w:t>
      </w:r>
    </w:p>
    <w:p w14:paraId="651C52B2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code_sorting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0</w:t>
      </w:r>
    </w:p>
    <w:p w14:paraId="0A9D5AB2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},</w:t>
      </w:r>
    </w:p>
    <w:p w14:paraId="51AD24F2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{</w:t>
      </w:r>
    </w:p>
    <w:p w14:paraId="7A6F4049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801,</w:t>
      </w:r>
    </w:p>
    <w:p w14:paraId="190231B3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"lex1": "ГУПИ МИНИСТЕРСТВА ЮСТИЦИИ РЕСПУБЛИКИ БЕЛАРУСЬ",</w:t>
      </w:r>
    </w:p>
    <w:p w14:paraId="04395934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code_sorting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": 0</w:t>
      </w:r>
    </w:p>
    <w:p w14:paraId="271FC3B5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    }</w:t>
      </w:r>
    </w:p>
    <w:p w14:paraId="08A3C9DA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],</w:t>
      </w:r>
    </w:p>
    <w:p w14:paraId="0E837489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"message": "",</w:t>
      </w:r>
    </w:p>
    <w:p w14:paraId="641A520E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    "tag": ""</w:t>
      </w:r>
    </w:p>
    <w:p w14:paraId="60CADC51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    }</w:t>
      </w:r>
    </w:p>
    <w:p w14:paraId="61730B95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}</w:t>
      </w:r>
    </w:p>
    <w:p w14:paraId="15902C26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]</w:t>
      </w:r>
    </w:p>
    <w:p w14:paraId="56FA5930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u w:val="single"/>
          <w:lang w:val="en-US"/>
        </w:rPr>
      </w:pPr>
    </w:p>
    <w:p w14:paraId="5D3C66CB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ответа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BODY 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(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</w:rPr>
        <w:t>неудача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)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1406A36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4F378C1B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2106D6A1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code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"0",</w:t>
      </w:r>
    </w:p>
    <w:p w14:paraId="1E64AAC5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data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[],</w:t>
      </w:r>
    </w:p>
    <w:p w14:paraId="16F7F799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"Ошибка при попытке вызова синхронизации справочников! (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GetNSIData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)",</w:t>
      </w:r>
    </w:p>
    <w:p w14:paraId="41E26C9E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tag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"Удаленный сервер возвратил ошибку: (503) Сервер не доступен."</w:t>
      </w:r>
    </w:p>
    <w:p w14:paraId="266DC08B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5B80517D" w14:textId="77777777" w:rsidR="004D5E59" w:rsidRPr="00B14034" w:rsidRDefault="004D5E59" w:rsidP="00AD4B63">
      <w:pPr>
        <w:spacing w:line="240" w:lineRule="atLeast"/>
        <w:ind w:firstLine="709"/>
        <w:rPr>
          <w:rStyle w:val="ad"/>
          <w:rFonts w:ascii="Times New Roman" w:eastAsiaTheme="majorEastAsia" w:hAnsi="Times New Roman" w:cs="Times New Roman"/>
          <w:sz w:val="28"/>
          <w:szCs w:val="28"/>
        </w:rPr>
      </w:pPr>
      <w:r w:rsidRPr="00B14034">
        <w:rPr>
          <w:rStyle w:val="ad"/>
          <w:rFonts w:ascii="Times New Roman" w:eastAsiaTheme="majorEastAsia" w:hAnsi="Times New Roman" w:cs="Times New Roman"/>
          <w:sz w:val="28"/>
          <w:szCs w:val="28"/>
        </w:rPr>
        <w:t xml:space="preserve">4. </w:t>
      </w:r>
      <w:r w:rsidR="004001A2" w:rsidRPr="00B14034">
        <w:rPr>
          <w:rStyle w:val="ad"/>
          <w:rFonts w:ascii="Times New Roman" w:eastAsiaTheme="majorEastAsia" w:hAnsi="Times New Roman" w:cs="Times New Roman"/>
          <w:sz w:val="28"/>
          <w:szCs w:val="28"/>
        </w:rPr>
        <w:t xml:space="preserve">ОПИСАНИЕ API ДЛЯ МОДУЛЯ "АУТЕНТИФИКАЦИЯ" </w:t>
      </w:r>
    </w:p>
    <w:p w14:paraId="64C2FCB4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color w:val="0070C0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 xml:space="preserve">Сервисы модуля «Исполнительное производство»: Роутер </w:t>
      </w:r>
      <w:proofErr w:type="spellStart"/>
      <w:r w:rsidRPr="00B14034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</w:p>
    <w:p w14:paraId="27656C7E" w14:textId="77777777" w:rsidR="004D5E59" w:rsidRPr="00B14034" w:rsidRDefault="004001A2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1130" w:name="_Toc226629436"/>
      <w:r w:rsidRPr="00B14034">
        <w:rPr>
          <w:rStyle w:val="ad"/>
          <w:rFonts w:ascii="Times New Roman" w:hAnsi="Times New Roman" w:cs="Times New Roman"/>
          <w:color w:val="auto"/>
        </w:rPr>
        <w:t>4.</w:t>
      </w:r>
      <w:r w:rsidR="00A17133" w:rsidRPr="00B14034">
        <w:rPr>
          <w:rStyle w:val="ad"/>
          <w:rFonts w:ascii="Times New Roman" w:hAnsi="Times New Roman" w:cs="Times New Roman"/>
          <w:color w:val="auto"/>
        </w:rPr>
        <w:t>2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.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Authorizate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1130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78FFF536" w14:textId="77777777" w:rsidR="00A25AF5" w:rsidRPr="00FC173B" w:rsidRDefault="004D5E59" w:rsidP="00A25A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(</w:t>
      </w:r>
      <w:r w:rsidRPr="00B1403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B14034">
        <w:rPr>
          <w:rFonts w:ascii="Times New Roman" w:hAnsi="Times New Roman" w:cs="Times New Roman"/>
          <w:sz w:val="28"/>
          <w:szCs w:val="28"/>
        </w:rPr>
        <w:t>) Служебный сервис, выполняет аутентификацию клиента в системе сервис-</w:t>
      </w:r>
      <w:proofErr w:type="spellStart"/>
      <w:r w:rsidRPr="00B14034">
        <w:rPr>
          <w:rFonts w:ascii="Times New Roman" w:hAnsi="Times New Roman" w:cs="Times New Roman"/>
          <w:sz w:val="28"/>
          <w:szCs w:val="28"/>
        </w:rPr>
        <w:t>хаба</w:t>
      </w:r>
      <w:proofErr w:type="spellEnd"/>
      <w:r w:rsidRPr="00B14034">
        <w:rPr>
          <w:rFonts w:ascii="Times New Roman" w:hAnsi="Times New Roman" w:cs="Times New Roman"/>
          <w:sz w:val="28"/>
          <w:szCs w:val="28"/>
        </w:rPr>
        <w:t>.</w:t>
      </w:r>
      <w:r w:rsidR="00A25AF5" w:rsidRPr="00A25AF5">
        <w:rPr>
          <w:rFonts w:ascii="Times New Roman" w:hAnsi="Times New Roman" w:cs="Times New Roman"/>
          <w:sz w:val="28"/>
          <w:szCs w:val="28"/>
        </w:rPr>
        <w:t xml:space="preserve"> </w:t>
      </w:r>
      <w:r w:rsidR="00A25AF5" w:rsidRPr="00FC173B">
        <w:rPr>
          <w:rFonts w:ascii="Times New Roman" w:hAnsi="Times New Roman" w:cs="Times New Roman"/>
          <w:sz w:val="28"/>
          <w:szCs w:val="28"/>
        </w:rPr>
        <w:t xml:space="preserve">Время жизни </w:t>
      </w:r>
      <w:r w:rsidR="00A25AF5" w:rsidRPr="00FC173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25AF5" w:rsidRPr="00FC173B">
        <w:rPr>
          <w:rFonts w:ascii="Times New Roman" w:hAnsi="Times New Roman" w:cs="Times New Roman"/>
          <w:sz w:val="28"/>
          <w:szCs w:val="28"/>
        </w:rPr>
        <w:t>-</w:t>
      </w:r>
      <w:r w:rsidR="00A25AF5" w:rsidRPr="00FC173B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="00A25AF5" w:rsidRPr="00FC173B">
        <w:rPr>
          <w:rFonts w:ascii="Times New Roman" w:hAnsi="Times New Roman" w:cs="Times New Roman"/>
          <w:sz w:val="28"/>
          <w:szCs w:val="28"/>
        </w:rPr>
        <w:t xml:space="preserve"> - 30 минут, для обновления </w:t>
      </w:r>
      <w:proofErr w:type="spellStart"/>
      <w:r w:rsidR="00A25AF5" w:rsidRPr="00FC173B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="00A25AF5" w:rsidRPr="00FC173B">
        <w:rPr>
          <w:rFonts w:ascii="Times New Roman" w:hAnsi="Times New Roman" w:cs="Times New Roman"/>
          <w:sz w:val="28"/>
          <w:szCs w:val="28"/>
        </w:rPr>
        <w:t xml:space="preserve"> нужно вызывать </w:t>
      </w:r>
      <w:r w:rsidR="00A25AF5" w:rsidRPr="00FC173B">
        <w:rPr>
          <w:rFonts w:ascii="Times New Roman" w:hAnsi="Times New Roman" w:cs="Times New Roman"/>
          <w:sz w:val="28"/>
          <w:szCs w:val="28"/>
          <w:lang w:val="en-US"/>
        </w:rPr>
        <w:t>logout</w:t>
      </w:r>
      <w:r w:rsidR="00A25AF5">
        <w:rPr>
          <w:rFonts w:ascii="Times New Roman" w:hAnsi="Times New Roman" w:cs="Times New Roman"/>
          <w:sz w:val="28"/>
          <w:szCs w:val="28"/>
        </w:rPr>
        <w:t>.</w:t>
      </w:r>
    </w:p>
    <w:p w14:paraId="0E6F17D9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запроса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56F2A3CA" w14:textId="3F828468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Curl --location --request POST 'http: //localhost:</w:t>
      </w:r>
      <w:ins w:id="1131" w:author="Бумай Елена Юрьевна [2]" w:date="2026-05-20T14:13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1132" w:author="Бумай Елена Юрьевна [2]" w:date="2026-05-20T14:13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del w:id="1133" w:author="Бумай Елена Юрьевна [2]" w:date="2026-05-20T14:13:00Z">
        <w:r w:rsidRPr="00B14034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/core/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auth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authorizate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' \</w:t>
      </w:r>
    </w:p>
    <w:p w14:paraId="358272EC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--header 'x-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accesskey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: Wn8KMo+DdWHqUF/8+N2FooHjxNbgfTXFYXgYGdjVPDQ9MxjzIGX7uvhRDbktiXod9tC30vKFzFpv8I3soZriLQ==' \</w:t>
      </w:r>
    </w:p>
    <w:p w14:paraId="687F88D8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--header 'x-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user_id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: 111222333' \</w:t>
      </w:r>
    </w:p>
    <w:p w14:paraId="7FB1C0C0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8A4046">
        <w:rPr>
          <w:rFonts w:ascii="Times New Roman" w:hAnsi="Times New Roman" w:cs="Times New Roman"/>
          <w:i/>
          <w:sz w:val="28"/>
          <w:szCs w:val="28"/>
        </w:rPr>
        <w:t>--</w:t>
      </w: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Pr="008A4046">
        <w:rPr>
          <w:rFonts w:ascii="Times New Roman" w:hAnsi="Times New Roman" w:cs="Times New Roman"/>
          <w:i/>
          <w:sz w:val="28"/>
          <w:szCs w:val="28"/>
        </w:rPr>
        <w:t>-</w:t>
      </w: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raw</w:t>
      </w:r>
      <w:r w:rsidRPr="008A4046">
        <w:rPr>
          <w:rFonts w:ascii="Times New Roman" w:hAnsi="Times New Roman" w:cs="Times New Roman"/>
          <w:i/>
          <w:sz w:val="28"/>
          <w:szCs w:val="28"/>
        </w:rPr>
        <w:t xml:space="preserve"> ''</w:t>
      </w:r>
    </w:p>
    <w:p w14:paraId="613C705F" w14:textId="77777777" w:rsidR="00FC173B" w:rsidRPr="00FC173B" w:rsidRDefault="00FC173B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</w:p>
    <w:p w14:paraId="66AFD8A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4001A2" w:rsidRPr="00B14034" w14:paraId="037CDCD7" w14:textId="77777777" w:rsidTr="00A25AF5">
        <w:tc>
          <w:tcPr>
            <w:tcW w:w="1395" w:type="dxa"/>
          </w:tcPr>
          <w:p w14:paraId="03169CD1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950" w:type="dxa"/>
          </w:tcPr>
          <w:p w14:paraId="158AA8DD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001A2" w:rsidRPr="00B14034" w14:paraId="5720A928" w14:textId="77777777" w:rsidTr="00A25AF5">
        <w:tc>
          <w:tcPr>
            <w:tcW w:w="1395" w:type="dxa"/>
          </w:tcPr>
          <w:p w14:paraId="6830D136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7950" w:type="dxa"/>
          </w:tcPr>
          <w:p w14:paraId="33D6EBCB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4001A2" w:rsidRPr="00B14034" w14:paraId="0336BEE7" w14:textId="77777777" w:rsidTr="00A25AF5">
        <w:tc>
          <w:tcPr>
            <w:tcW w:w="1395" w:type="dxa"/>
          </w:tcPr>
          <w:p w14:paraId="1B063847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7950" w:type="dxa"/>
          </w:tcPr>
          <w:p w14:paraId="58A9BFFA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4001A2" w:rsidRPr="00B14034" w14:paraId="119CDB52" w14:textId="77777777" w:rsidTr="00A25AF5">
        <w:tc>
          <w:tcPr>
            <w:tcW w:w="1395" w:type="dxa"/>
          </w:tcPr>
          <w:p w14:paraId="664658AA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7950" w:type="dxa"/>
          </w:tcPr>
          <w:p w14:paraId="33C46D2B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4001A2" w:rsidRPr="00B14034" w14:paraId="039DA92C" w14:textId="77777777" w:rsidTr="00A25AF5">
        <w:tc>
          <w:tcPr>
            <w:tcW w:w="1395" w:type="dxa"/>
          </w:tcPr>
          <w:p w14:paraId="4996A451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lastRenderedPageBreak/>
              <w:t>500</w:t>
            </w:r>
          </w:p>
        </w:tc>
        <w:tc>
          <w:tcPr>
            <w:tcW w:w="7950" w:type="dxa"/>
          </w:tcPr>
          <w:p w14:paraId="332A94DD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526FAA04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</w:p>
    <w:p w14:paraId="20DA3BA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88"/>
        <w:gridCol w:w="3398"/>
        <w:gridCol w:w="1956"/>
        <w:gridCol w:w="2103"/>
      </w:tblGrid>
      <w:tr w:rsidR="004001A2" w:rsidRPr="00B14034" w14:paraId="30FD6A6B" w14:textId="77777777" w:rsidTr="00D8375B">
        <w:tc>
          <w:tcPr>
            <w:tcW w:w="1888" w:type="dxa"/>
          </w:tcPr>
          <w:p w14:paraId="6F2FA4EC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398" w:type="dxa"/>
          </w:tcPr>
          <w:p w14:paraId="11D6EC78" w14:textId="77777777" w:rsidR="004001A2" w:rsidRPr="00B14034" w:rsidRDefault="004001A2" w:rsidP="0086061F">
            <w:pPr>
              <w:spacing w:line="240" w:lineRule="atLeast"/>
              <w:ind w:hanging="95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56" w:type="dxa"/>
          </w:tcPr>
          <w:p w14:paraId="7D3A7F72" w14:textId="77777777" w:rsidR="004001A2" w:rsidRPr="00B14034" w:rsidRDefault="004001A2" w:rsidP="0086061F">
            <w:pPr>
              <w:spacing w:line="240" w:lineRule="atLeast"/>
              <w:ind w:hanging="2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48384009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6339C4DA" w14:textId="77777777" w:rsidTr="00D8375B">
        <w:tc>
          <w:tcPr>
            <w:tcW w:w="1888" w:type="dxa"/>
          </w:tcPr>
          <w:p w14:paraId="04E859D9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98" w:type="dxa"/>
          </w:tcPr>
          <w:p w14:paraId="60CB9E8A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Логин клиента, выданный клиенту при выполнении процедуры регистрации у поставщика информации.</w:t>
            </w:r>
          </w:p>
        </w:tc>
        <w:tc>
          <w:tcPr>
            <w:tcW w:w="1956" w:type="dxa"/>
          </w:tcPr>
          <w:p w14:paraId="7E8E039F" w14:textId="77777777" w:rsidR="00D8375B" w:rsidRDefault="00D8375B" w:rsidP="00D8375B">
            <w:r w:rsidRPr="00B4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292DF5C1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6A9D0396" w14:textId="77777777" w:rsidTr="00D8375B">
        <w:tc>
          <w:tcPr>
            <w:tcW w:w="1888" w:type="dxa"/>
          </w:tcPr>
          <w:p w14:paraId="3A41D3EF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AccessKey</w:t>
            </w:r>
            <w:proofErr w:type="spellEnd"/>
          </w:p>
        </w:tc>
        <w:tc>
          <w:tcPr>
            <w:tcW w:w="3398" w:type="dxa"/>
          </w:tcPr>
          <w:p w14:paraId="0A6C5184" w14:textId="4D539FD7" w:rsidR="00D8375B" w:rsidRPr="00B14034" w:rsidRDefault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Ключ доступа выданный при выполнении процедуры регистрации у поставщика информации клиенту (действует </w:t>
            </w:r>
            <w:del w:id="1134" w:author="Бумай Елена Юрьевна [2]" w:date="2026-02-26T14:23:00Z">
              <w:r w:rsidRPr="00B14034" w:rsidDel="005E7AFB">
                <w:rPr>
                  <w:rFonts w:ascii="Times New Roman" w:hAnsi="Times New Roman" w:cs="Times New Roman"/>
                  <w:sz w:val="28"/>
                  <w:szCs w:val="28"/>
                </w:rPr>
                <w:delText>определенное время</w:delText>
              </w:r>
            </w:del>
            <w:ins w:id="1135" w:author="Бумай Елена Юрьевна [2]" w:date="2026-02-26T14:23:00Z">
              <w:r w:rsidR="005E7AFB">
                <w:rPr>
                  <w:rFonts w:ascii="Times New Roman" w:hAnsi="Times New Roman" w:cs="Times New Roman"/>
                  <w:sz w:val="28"/>
                  <w:szCs w:val="28"/>
                </w:rPr>
                <w:t>30 минут</w:t>
              </w:r>
            </w:ins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956" w:type="dxa"/>
          </w:tcPr>
          <w:p w14:paraId="787FF8AF" w14:textId="77777777" w:rsidR="00D8375B" w:rsidRDefault="00D8375B" w:rsidP="00D8375B">
            <w:r w:rsidRPr="00B42A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60745991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249F919F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8A24B78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2535F1BE" w14:textId="77777777" w:rsidR="004D5E59" w:rsidRPr="00B14034" w:rsidRDefault="004D5E59" w:rsidP="004001A2">
      <w:pPr>
        <w:spacing w:line="240" w:lineRule="atLeast"/>
        <w:ind w:firstLine="709"/>
        <w:rPr>
          <w:rStyle w:val="msg-body-block"/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(отсутствуют)</w:t>
      </w:r>
    </w:p>
    <w:p w14:paraId="2187D3E0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данные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666"/>
        <w:gridCol w:w="2574"/>
        <w:gridCol w:w="1985"/>
        <w:gridCol w:w="2120"/>
      </w:tblGrid>
      <w:tr w:rsidR="004001A2" w:rsidRPr="00B14034" w14:paraId="241F1977" w14:textId="77777777" w:rsidTr="0086061F">
        <w:tc>
          <w:tcPr>
            <w:tcW w:w="2666" w:type="dxa"/>
          </w:tcPr>
          <w:p w14:paraId="72D807A5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574" w:type="dxa"/>
          </w:tcPr>
          <w:p w14:paraId="64AA4BE3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85" w:type="dxa"/>
          </w:tcPr>
          <w:p w14:paraId="742E228C" w14:textId="77777777" w:rsidR="004001A2" w:rsidRPr="00B14034" w:rsidRDefault="004001A2" w:rsidP="0086061F">
            <w:pPr>
              <w:spacing w:line="240" w:lineRule="atLeast"/>
              <w:ind w:hanging="1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20" w:type="dxa"/>
          </w:tcPr>
          <w:p w14:paraId="28F041F5" w14:textId="77777777" w:rsidR="004001A2" w:rsidRPr="00B14034" w:rsidRDefault="004001A2" w:rsidP="0086061F">
            <w:pPr>
              <w:spacing w:line="240" w:lineRule="atLeast"/>
              <w:ind w:hanging="1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480CEF6C" w14:textId="77777777" w:rsidTr="0086061F">
        <w:tc>
          <w:tcPr>
            <w:tcW w:w="2666" w:type="dxa"/>
          </w:tcPr>
          <w:p w14:paraId="5820AC51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TOKEN</w:t>
            </w:r>
          </w:p>
        </w:tc>
        <w:tc>
          <w:tcPr>
            <w:tcW w:w="2574" w:type="dxa"/>
          </w:tcPr>
          <w:p w14:paraId="787F8134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сессии (применяется в заголовках при запросе сервисов)</w:t>
            </w:r>
          </w:p>
        </w:tc>
        <w:tc>
          <w:tcPr>
            <w:tcW w:w="1985" w:type="dxa"/>
          </w:tcPr>
          <w:p w14:paraId="4E8CA9AA" w14:textId="77777777" w:rsidR="00D8375B" w:rsidRDefault="00D8375B" w:rsidP="00D8375B">
            <w:r w:rsidRPr="001565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0555CFAE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3FA28EC3" w14:textId="77777777" w:rsidTr="0086061F">
        <w:tc>
          <w:tcPr>
            <w:tcW w:w="2666" w:type="dxa"/>
          </w:tcPr>
          <w:p w14:paraId="3349D854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574" w:type="dxa"/>
          </w:tcPr>
          <w:p w14:paraId="32FCDD0B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Метка времени (применяется в заголовках при запросе сервисов)</w:t>
            </w:r>
          </w:p>
        </w:tc>
        <w:tc>
          <w:tcPr>
            <w:tcW w:w="1985" w:type="dxa"/>
          </w:tcPr>
          <w:p w14:paraId="29B8B043" w14:textId="77777777" w:rsidR="00D8375B" w:rsidRDefault="00D8375B" w:rsidP="00D8375B">
            <w:r w:rsidRPr="001565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2D4EB5D6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50FD222F" w14:textId="77777777" w:rsidTr="0086061F">
        <w:tc>
          <w:tcPr>
            <w:tcW w:w="2666" w:type="dxa"/>
          </w:tcPr>
          <w:p w14:paraId="5A4B9545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MESSAGE</w:t>
            </w:r>
          </w:p>
        </w:tc>
        <w:tc>
          <w:tcPr>
            <w:tcW w:w="2574" w:type="dxa"/>
          </w:tcPr>
          <w:p w14:paraId="20AA6E61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Информационное сообщение</w:t>
            </w:r>
          </w:p>
        </w:tc>
        <w:tc>
          <w:tcPr>
            <w:tcW w:w="1985" w:type="dxa"/>
          </w:tcPr>
          <w:p w14:paraId="455951CF" w14:textId="77777777" w:rsidR="00D8375B" w:rsidRDefault="00D8375B" w:rsidP="00D8375B">
            <w:r w:rsidRPr="001565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0EA4527C" w14:textId="77777777" w:rsidR="00D8375B" w:rsidRPr="00B14034" w:rsidRDefault="00D8375B" w:rsidP="00D8375B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1A153553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3AAB793C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5F56C298" w14:textId="227B0ECD" w:rsidR="004D5E59" w:rsidRPr="00B14034" w:rsidRDefault="00D00592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0"/>
          <w:szCs w:val="20"/>
          <w:u w:val="single"/>
          <w:shd w:val="clear" w:color="auto" w:fill="FAFAFA"/>
        </w:rPr>
      </w:pPr>
      <w:ins w:id="1136" w:author="Бумай Елена Юрьевна [2]" w:date="2026-05-20T14:13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begin"/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 HYPERLINK "</w:instrText>
        </w:r>
      </w:ins>
      <w:r w:rsidRPr="00D00592">
        <w:rPr>
          <w:rPrChange w:id="1137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http</w:instrText>
      </w:r>
      <w:r w:rsidRPr="00D00592">
        <w:rPr>
          <w:rPrChange w:id="1138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://host:</w:instrText>
      </w:r>
      <w:ins w:id="1139" w:author="Бумай Елена Юрьевна [2]" w:date="2026-05-20T14:13:00Z">
        <w:r w:rsidRPr="00D00592">
          <w:rPr>
            <w:rPrChange w:id="1140" w:author="Бумай Елена Юрьевна [2]" w:date="2026-05-20T14:13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instrText>1016</w:instrText>
        </w:r>
      </w:ins>
      <w:r w:rsidRPr="00D00592">
        <w:rPr>
          <w:rPrChange w:id="1141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1142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core</w:instrText>
      </w:r>
      <w:r w:rsidRPr="00D00592">
        <w:rPr>
          <w:rPrChange w:id="1143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1144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auth</w:instrText>
      </w:r>
      <w:r w:rsidRPr="00D00592">
        <w:rPr>
          <w:rPrChange w:id="1145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instrText>/</w:instrText>
      </w:r>
      <w:r w:rsidRPr="00D00592">
        <w:rPr>
          <w:rPrChange w:id="1146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instrText>Authorizate</w:instrText>
      </w:r>
      <w:ins w:id="1147" w:author="Бумай Елена Юрьевна [2]" w:date="2026-05-20T14:13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instrText xml:space="preserve">" </w:instrText>
        </w:r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separate"/>
        </w:r>
      </w:ins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148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http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149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://host:</w:t>
      </w:r>
      <w:ins w:id="1150" w:author="Бумай Елена Юрьевна [2]" w:date="2026-05-20T14:13:00Z">
        <w:r w:rsidRPr="00A51C56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1151" w:author="Бумай Елена Юрьевна [2]" w:date="2026-05-20T14:13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t>1016</w:t>
        </w:r>
      </w:ins>
      <w:del w:id="1152" w:author="Бумай Елена Юрьевна [2]" w:date="2026-05-20T14:13:00Z">
        <w:r w:rsidRPr="00A51C56" w:rsidDel="00D00592">
          <w:rPr>
            <w:rStyle w:val="af"/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rPrChange w:id="1153" w:author="Бумай Елена Юрьевна [2]" w:date="2026-05-20T14:13:00Z">
              <w:rPr>
                <w:rStyle w:val="af"/>
                <w:rFonts w:ascii="Times New Roman" w:hAnsi="Times New Roman" w:cs="Times New Roman"/>
                <w:b/>
                <w:i/>
                <w:color w:val="auto"/>
                <w:sz w:val="20"/>
                <w:szCs w:val="20"/>
                <w:shd w:val="clear" w:color="auto" w:fill="FAFAFA"/>
              </w:rPr>
            </w:rPrChange>
          </w:rPr>
          <w:delText>8080</w:delText>
        </w:r>
      </w:del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154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155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core</w:t>
      </w:r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156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157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auth</w:t>
      </w:r>
      <w:proofErr w:type="spellEnd"/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rPrChange w:id="1158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</w:rPr>
          </w:rPrChange>
        </w:rPr>
        <w:t>/</w:t>
      </w:r>
      <w:proofErr w:type="spellStart"/>
      <w:r w:rsidRPr="00A51C56">
        <w:rPr>
          <w:rStyle w:val="af"/>
          <w:rFonts w:ascii="Times New Roman" w:hAnsi="Times New Roman" w:cs="Times New Roman"/>
          <w:b/>
          <w:i/>
          <w:sz w:val="20"/>
          <w:szCs w:val="20"/>
          <w:shd w:val="clear" w:color="auto" w:fill="FAFAFA"/>
          <w:lang w:val="en-US"/>
          <w:rPrChange w:id="1159" w:author="Бумай Елена Юрьевна [2]" w:date="2026-05-20T14:13:00Z">
            <w:rPr>
              <w:rStyle w:val="af"/>
              <w:rFonts w:ascii="Times New Roman" w:hAnsi="Times New Roman" w:cs="Times New Roman"/>
              <w:b/>
              <w:i/>
              <w:color w:val="auto"/>
              <w:sz w:val="20"/>
              <w:szCs w:val="20"/>
              <w:shd w:val="clear" w:color="auto" w:fill="FAFAFA"/>
              <w:lang w:val="en-US"/>
            </w:rPr>
          </w:rPrChange>
        </w:rPr>
        <w:t>Authorizate</w:t>
      </w:r>
      <w:proofErr w:type="spellEnd"/>
      <w:ins w:id="1160" w:author="Бумай Елена Юрьевна [2]" w:date="2026-05-20T14:13:00Z">
        <w:r>
          <w:rPr>
            <w:rFonts w:ascii="Times New Roman" w:hAnsi="Times New Roman" w:cs="Times New Roman"/>
            <w:b/>
            <w:i/>
            <w:sz w:val="20"/>
            <w:szCs w:val="20"/>
            <w:shd w:val="clear" w:color="auto" w:fill="FAFAFA"/>
            <w:lang w:val="en-US"/>
          </w:rPr>
          <w:fldChar w:fldCharType="end"/>
        </w:r>
      </w:ins>
    </w:p>
    <w:p w14:paraId="1E742C38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47"/>
        <w:gridCol w:w="3155"/>
        <w:gridCol w:w="1940"/>
        <w:gridCol w:w="2103"/>
      </w:tblGrid>
      <w:tr w:rsidR="004001A2" w:rsidRPr="00B14034" w14:paraId="4963DF77" w14:textId="77777777" w:rsidTr="0069280E">
        <w:tc>
          <w:tcPr>
            <w:tcW w:w="2159" w:type="dxa"/>
          </w:tcPr>
          <w:p w14:paraId="69D12281" w14:textId="77777777" w:rsidR="004001A2" w:rsidRPr="00B14034" w:rsidRDefault="004001A2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230" w:type="dxa"/>
          </w:tcPr>
          <w:p w14:paraId="1725979E" w14:textId="77777777" w:rsidR="004001A2" w:rsidRPr="00B14034" w:rsidRDefault="004001A2" w:rsidP="0041604C">
            <w:pPr>
              <w:spacing w:line="240" w:lineRule="atLeast"/>
              <w:ind w:hanging="135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77" w:type="dxa"/>
          </w:tcPr>
          <w:p w14:paraId="18363954" w14:textId="77777777" w:rsidR="004001A2" w:rsidRPr="00B14034" w:rsidRDefault="004001A2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79" w:type="dxa"/>
          </w:tcPr>
          <w:p w14:paraId="73421671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716916C3" w14:textId="77777777" w:rsidTr="0069280E">
        <w:tc>
          <w:tcPr>
            <w:tcW w:w="2159" w:type="dxa"/>
          </w:tcPr>
          <w:p w14:paraId="1780C029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ResponseTime</w:t>
            </w:r>
            <w:proofErr w:type="spellEnd"/>
            <w:r w:rsidRPr="00B140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30" w:type="dxa"/>
          </w:tcPr>
          <w:p w14:paraId="415895E6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1977" w:type="dxa"/>
          </w:tcPr>
          <w:p w14:paraId="7E7B6A73" w14:textId="77777777" w:rsidR="00D8375B" w:rsidRDefault="00D8375B" w:rsidP="00D8375B">
            <w:r w:rsidRPr="00A170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79" w:type="dxa"/>
          </w:tcPr>
          <w:p w14:paraId="5FAFAC12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23F8C140" w14:textId="77777777" w:rsidTr="0069280E">
        <w:tc>
          <w:tcPr>
            <w:tcW w:w="2159" w:type="dxa"/>
          </w:tcPr>
          <w:p w14:paraId="679B2A14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X-Version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0" w:type="dxa"/>
          </w:tcPr>
          <w:p w14:paraId="46AA2931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1977" w:type="dxa"/>
          </w:tcPr>
          <w:p w14:paraId="08FB142C" w14:textId="77777777" w:rsidR="00D8375B" w:rsidRDefault="00D8375B" w:rsidP="00D8375B">
            <w:r w:rsidRPr="00A170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79" w:type="dxa"/>
          </w:tcPr>
          <w:p w14:paraId="23418785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7B805A65" w14:textId="77777777" w:rsidTr="0069280E">
        <w:tc>
          <w:tcPr>
            <w:tcW w:w="2159" w:type="dxa"/>
          </w:tcPr>
          <w:p w14:paraId="191A761D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X-Content-Length</w:t>
            </w:r>
          </w:p>
        </w:tc>
        <w:tc>
          <w:tcPr>
            <w:tcW w:w="3230" w:type="dxa"/>
          </w:tcPr>
          <w:p w14:paraId="2732036A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Дублирует служебное поле 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977" w:type="dxa"/>
          </w:tcPr>
          <w:p w14:paraId="44B9BAEC" w14:textId="77777777" w:rsidR="00D8375B" w:rsidRDefault="00D8375B" w:rsidP="00D8375B">
            <w:r w:rsidRPr="00A170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79" w:type="dxa"/>
          </w:tcPr>
          <w:p w14:paraId="2444B92B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618C23E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EE06736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Пример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ответа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BODY 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(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успех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)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01E486A5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370E1D84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"x-token": "rGqmUvhOjJMOPoEqOfhahefLKXhvmbyy6lE1ocbxMuE8ogHEWivJiUd7hOFQaqzYpDO6PCa9F5QXEs+I3SzIcw==",</w:t>
      </w:r>
    </w:p>
    <w:p w14:paraId="338F25ED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   </w:t>
      </w:r>
      <w:r w:rsidRPr="00B14034">
        <w:rPr>
          <w:rFonts w:ascii="Times New Roman" w:hAnsi="Times New Roman" w:cs="Times New Roman"/>
          <w:i/>
          <w:sz w:val="20"/>
          <w:szCs w:val="20"/>
        </w:rPr>
        <w:t>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B14034">
        <w:rPr>
          <w:rFonts w:ascii="Times New Roman" w:hAnsi="Times New Roman" w:cs="Times New Roman"/>
          <w:i/>
          <w:sz w:val="20"/>
          <w:szCs w:val="20"/>
        </w:rPr>
        <w:t>-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timestamp</w:t>
      </w:r>
      <w:r w:rsidRPr="00B14034">
        <w:rPr>
          <w:rFonts w:ascii="Times New Roman" w:hAnsi="Times New Roman" w:cs="Times New Roman"/>
          <w:i/>
          <w:sz w:val="20"/>
          <w:szCs w:val="20"/>
        </w:rPr>
        <w:t>": "04.12.2020 15:25:52",</w:t>
      </w:r>
    </w:p>
    <w:p w14:paraId="15AEBED4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proofErr w:type="spellStart"/>
      <w:r w:rsidRPr="00B14034">
        <w:rPr>
          <w:rFonts w:ascii="Times New Roman" w:hAnsi="Times New Roman" w:cs="Times New Roman"/>
          <w:i/>
          <w:sz w:val="20"/>
          <w:szCs w:val="20"/>
        </w:rPr>
        <w:t>message</w:t>
      </w:r>
      <w:proofErr w:type="spellEnd"/>
      <w:r w:rsidRPr="00B14034">
        <w:rPr>
          <w:rFonts w:ascii="Times New Roman" w:hAnsi="Times New Roman" w:cs="Times New Roman"/>
          <w:i/>
          <w:sz w:val="20"/>
          <w:szCs w:val="20"/>
        </w:rPr>
        <w:t>": "Добро пожаловать!"</w:t>
      </w:r>
    </w:p>
    <w:p w14:paraId="6BDB9AA9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62C948D1" w14:textId="77777777" w:rsidR="004D5E59" w:rsidRPr="00B14034" w:rsidRDefault="004D5E59" w:rsidP="004001A2">
      <w:pPr>
        <w:spacing w:line="240" w:lineRule="atLeast"/>
        <w:rPr>
          <w:rFonts w:ascii="Times New Roman" w:hAnsi="Times New Roman" w:cs="Times New Roman"/>
          <w:color w:val="FF0000"/>
          <w:sz w:val="28"/>
          <w:szCs w:val="28"/>
        </w:rPr>
      </w:pPr>
    </w:p>
    <w:p w14:paraId="5EFB6AD7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</w:rPr>
        <w:t>(неудача)</w:t>
      </w:r>
      <w:r w:rsidRPr="00B14034">
        <w:rPr>
          <w:rFonts w:ascii="Times New Roman" w:hAnsi="Times New Roman" w:cs="Times New Roman"/>
          <w:b/>
          <w:sz w:val="28"/>
          <w:szCs w:val="28"/>
        </w:rPr>
        <w:t>:</w:t>
      </w:r>
    </w:p>
    <w:p w14:paraId="6E3EB00A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75F46C16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#1</w:t>
      </w:r>
    </w:p>
    <w:p w14:paraId="3CE37CF5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7E3D8B4E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{</w:t>
      </w:r>
    </w:p>
    <w:p w14:paraId="1A163A68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</w:t>
      </w:r>
      <w:r w:rsidRPr="008A4046">
        <w:rPr>
          <w:rFonts w:ascii="Times New Roman" w:hAnsi="Times New Roman" w:cs="Times New Roman"/>
          <w:i/>
          <w:sz w:val="20"/>
          <w:szCs w:val="20"/>
        </w:rPr>
        <w:t>": "Внимание! Пользователь не найден!"</w:t>
      </w:r>
    </w:p>
    <w:p w14:paraId="61CB600D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}</w:t>
      </w:r>
    </w:p>
    <w:p w14:paraId="5230BC5F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32B766B3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#2</w:t>
      </w:r>
    </w:p>
    <w:p w14:paraId="40EBA0DE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2A873533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{</w:t>
      </w:r>
    </w:p>
    <w:p w14:paraId="2010A31F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code</w:t>
      </w:r>
      <w:r w:rsidRPr="008A4046">
        <w:rPr>
          <w:rFonts w:ascii="Times New Roman" w:hAnsi="Times New Roman" w:cs="Times New Roman"/>
          <w:i/>
          <w:sz w:val="20"/>
          <w:szCs w:val="20"/>
        </w:rPr>
        <w:t>": "0",</w:t>
      </w:r>
    </w:p>
    <w:p w14:paraId="394E9B94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8A4046">
        <w:rPr>
          <w:rFonts w:ascii="Times New Roman" w:hAnsi="Times New Roman" w:cs="Times New Roman"/>
          <w:i/>
          <w:sz w:val="20"/>
          <w:szCs w:val="20"/>
        </w:rPr>
        <w:t>": [],</w:t>
      </w:r>
    </w:p>
    <w:p w14:paraId="17B342E7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message</w:t>
      </w:r>
      <w:r w:rsidRPr="008A4046">
        <w:rPr>
          <w:rFonts w:ascii="Times New Roman" w:hAnsi="Times New Roman" w:cs="Times New Roman"/>
          <w:i/>
          <w:sz w:val="20"/>
          <w:szCs w:val="20"/>
        </w:rPr>
        <w:t>": "Отсутствуют требуемые параметры в заголовке запроса! (Система)",</w:t>
      </w:r>
    </w:p>
    <w:p w14:paraId="531A4BFE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tag</w:t>
      </w:r>
      <w:r w:rsidRPr="008A4046">
        <w:rPr>
          <w:rFonts w:ascii="Times New Roman" w:hAnsi="Times New Roman" w:cs="Times New Roman"/>
          <w:i/>
          <w:sz w:val="20"/>
          <w:szCs w:val="20"/>
        </w:rPr>
        <w:t>": "Отсутствуют требуемые параметры в заголовке запроса! (Система)"</w:t>
      </w:r>
    </w:p>
    <w:p w14:paraId="32E23254" w14:textId="77777777" w:rsidR="004D5E59" w:rsidRPr="008A4046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8A4046">
        <w:rPr>
          <w:rFonts w:ascii="Times New Roman" w:hAnsi="Times New Roman" w:cs="Times New Roman"/>
          <w:i/>
          <w:sz w:val="20"/>
          <w:szCs w:val="20"/>
        </w:rPr>
        <w:t>}</w:t>
      </w:r>
    </w:p>
    <w:p w14:paraId="2AB19F4D" w14:textId="77777777" w:rsidR="004D5E59" w:rsidRPr="00B14034" w:rsidRDefault="004D5E59" w:rsidP="004001A2">
      <w:pPr>
        <w:spacing w:line="240" w:lineRule="atLeast"/>
        <w:rPr>
          <w:rStyle w:val="ad"/>
          <w:rFonts w:ascii="Times New Roman" w:hAnsi="Times New Roman" w:cs="Times New Roman"/>
          <w:iCs/>
          <w:sz w:val="28"/>
          <w:szCs w:val="28"/>
        </w:rPr>
      </w:pPr>
    </w:p>
    <w:p w14:paraId="7B391E31" w14:textId="77777777" w:rsidR="004D5E59" w:rsidRPr="00B14034" w:rsidRDefault="00A17133" w:rsidP="00A17133">
      <w:pPr>
        <w:pStyle w:val="2"/>
        <w:rPr>
          <w:rStyle w:val="ad"/>
          <w:rFonts w:ascii="Times New Roman" w:hAnsi="Times New Roman" w:cs="Times New Roman"/>
          <w:color w:val="auto"/>
        </w:rPr>
      </w:pPr>
      <w:bookmarkStart w:id="1161" w:name="_Toc226629437"/>
      <w:r w:rsidRPr="00B14034">
        <w:rPr>
          <w:rStyle w:val="ad"/>
          <w:rFonts w:ascii="Times New Roman" w:hAnsi="Times New Roman" w:cs="Times New Roman"/>
          <w:color w:val="auto"/>
        </w:rPr>
        <w:t>4.3</w:t>
      </w:r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. </w:t>
      </w:r>
      <w:proofErr w:type="spellStart"/>
      <w:r w:rsidR="004D5E59" w:rsidRPr="00B14034">
        <w:rPr>
          <w:rStyle w:val="ad"/>
          <w:rFonts w:ascii="Times New Roman" w:hAnsi="Times New Roman" w:cs="Times New Roman"/>
          <w:color w:val="auto"/>
        </w:rPr>
        <w:t>Logout</w:t>
      </w:r>
      <w:proofErr w:type="spellEnd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(POST)</w:t>
      </w:r>
      <w:bookmarkEnd w:id="1161"/>
      <w:r w:rsidR="004D5E59" w:rsidRPr="00B14034">
        <w:rPr>
          <w:rStyle w:val="ad"/>
          <w:rFonts w:ascii="Times New Roman" w:hAnsi="Times New Roman" w:cs="Times New Roman"/>
          <w:color w:val="auto"/>
        </w:rPr>
        <w:t xml:space="preserve"> </w:t>
      </w:r>
    </w:p>
    <w:p w14:paraId="59483A1B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(</w:t>
      </w:r>
      <w:r w:rsidRPr="00B1403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B14034">
        <w:rPr>
          <w:rFonts w:ascii="Times New Roman" w:hAnsi="Times New Roman" w:cs="Times New Roman"/>
          <w:sz w:val="28"/>
          <w:szCs w:val="28"/>
        </w:rPr>
        <w:t>) Служебный сервис, выполняет логаут клиента из системы сервис-</w:t>
      </w:r>
      <w:proofErr w:type="spellStart"/>
      <w:r w:rsidRPr="00B14034">
        <w:rPr>
          <w:rFonts w:ascii="Times New Roman" w:hAnsi="Times New Roman" w:cs="Times New Roman"/>
          <w:sz w:val="28"/>
          <w:szCs w:val="28"/>
        </w:rPr>
        <w:t>хаба</w:t>
      </w:r>
      <w:proofErr w:type="spellEnd"/>
      <w:r w:rsidRPr="00B14034">
        <w:rPr>
          <w:rFonts w:ascii="Times New Roman" w:hAnsi="Times New Roman" w:cs="Times New Roman"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i/>
          <w:sz w:val="28"/>
          <w:szCs w:val="28"/>
        </w:rPr>
        <w:t xml:space="preserve">(не имеет проверок 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</w:rPr>
        <w:t>валидности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</w:rPr>
        <w:t xml:space="preserve"> информации).</w:t>
      </w:r>
    </w:p>
    <w:p w14:paraId="42EA04D6" w14:textId="77777777" w:rsidR="004D5E59" w:rsidRPr="00B14034" w:rsidRDefault="004D5E59" w:rsidP="00B14034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Пример</w:t>
      </w:r>
      <w:proofErr w:type="spellEnd"/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запроса</w:t>
      </w:r>
      <w:proofErr w:type="spellEnd"/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Curl: </w:t>
      </w:r>
    </w:p>
    <w:p w14:paraId="26C85638" w14:textId="57BC637A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Curl --location --request POST 'http: //localhost:</w:t>
      </w:r>
      <w:ins w:id="1162" w:author="Бумай Елена Юрьевна [2]" w:date="2026-05-20T14:14:00Z">
        <w:r w:rsidR="00D00592" w:rsidRPr="00D00592">
          <w:rPr>
            <w:rFonts w:ascii="Times New Roman" w:hAnsi="Times New Roman" w:cs="Times New Roman"/>
            <w:i/>
            <w:sz w:val="28"/>
            <w:szCs w:val="28"/>
            <w:lang w:val="en-US"/>
            <w:rPrChange w:id="1163" w:author="Бумай Елена Юрьевна [2]" w:date="2026-05-20T14:14:00Z">
              <w:rPr>
                <w:rFonts w:ascii="Times New Roman" w:hAnsi="Times New Roman" w:cs="Times New Roman"/>
                <w:i/>
                <w:sz w:val="28"/>
                <w:szCs w:val="28"/>
              </w:rPr>
            </w:rPrChange>
          </w:rPr>
          <w:t>1016</w:t>
        </w:r>
      </w:ins>
      <w:del w:id="1164" w:author="Бумай Елена Юрьевна [2]" w:date="2026-05-20T14:14:00Z">
        <w:r w:rsidRPr="00B14034" w:rsidDel="00D00592">
          <w:rPr>
            <w:rFonts w:ascii="Times New Roman" w:hAnsi="Times New Roman" w:cs="Times New Roman"/>
            <w:i/>
            <w:sz w:val="28"/>
            <w:szCs w:val="28"/>
            <w:lang w:val="en-US"/>
          </w:rPr>
          <w:delText>8080</w:delText>
        </w:r>
      </w:del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/core/</w:t>
      </w:r>
      <w:proofErr w:type="spellStart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auth</w:t>
      </w:r>
      <w:proofErr w:type="spellEnd"/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/logout' \</w:t>
      </w:r>
    </w:p>
    <w:p w14:paraId="6EA058F7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i/>
          <w:sz w:val="28"/>
          <w:szCs w:val="28"/>
          <w:lang w:val="en-US"/>
        </w:rPr>
        <w:t>--header 'x-token: v316uepph+SM3YPzjeMkuUg0NBepHoajUddSTt/FDhy2tTGuP/0mjBdaKGN7pFte2xojA3YJU2CPjqtGKTAOuQ=='</w:t>
      </w:r>
    </w:p>
    <w:p w14:paraId="1881E588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A4F582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Описание HTTP-кодов состояния: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5"/>
        <w:gridCol w:w="7950"/>
      </w:tblGrid>
      <w:tr w:rsidR="004001A2" w:rsidRPr="00B14034" w14:paraId="0E549A7E" w14:textId="77777777" w:rsidTr="0086061F">
        <w:tc>
          <w:tcPr>
            <w:tcW w:w="704" w:type="dxa"/>
          </w:tcPr>
          <w:p w14:paraId="60F62137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8641" w:type="dxa"/>
          </w:tcPr>
          <w:p w14:paraId="5D6532A4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001A2" w:rsidRPr="00B14034" w14:paraId="0C89A102" w14:textId="77777777" w:rsidTr="0086061F">
        <w:tc>
          <w:tcPr>
            <w:tcW w:w="704" w:type="dxa"/>
          </w:tcPr>
          <w:p w14:paraId="5EB7903D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200</w:t>
            </w:r>
          </w:p>
        </w:tc>
        <w:tc>
          <w:tcPr>
            <w:tcW w:w="8641" w:type="dxa"/>
          </w:tcPr>
          <w:p w14:paraId="43256467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Запрос обработан успешно. Ошибка бизнес-логики ПРИС, если есть возвращаются в JSON</w:t>
            </w:r>
          </w:p>
        </w:tc>
      </w:tr>
      <w:tr w:rsidR="004001A2" w:rsidRPr="00B14034" w14:paraId="72068806" w14:textId="77777777" w:rsidTr="0086061F">
        <w:tc>
          <w:tcPr>
            <w:tcW w:w="704" w:type="dxa"/>
          </w:tcPr>
          <w:p w14:paraId="16F2782F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400</w:t>
            </w:r>
          </w:p>
        </w:tc>
        <w:tc>
          <w:tcPr>
            <w:tcW w:w="8641" w:type="dxa"/>
          </w:tcPr>
          <w:p w14:paraId="6EF96E3A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обработки (данных поданных на вход)</w:t>
            </w:r>
          </w:p>
        </w:tc>
      </w:tr>
      <w:tr w:rsidR="004001A2" w:rsidRPr="00B14034" w14:paraId="66F03F23" w14:textId="77777777" w:rsidTr="0086061F">
        <w:tc>
          <w:tcPr>
            <w:tcW w:w="704" w:type="dxa"/>
          </w:tcPr>
          <w:p w14:paraId="7F9D502D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401</w:t>
            </w:r>
          </w:p>
        </w:tc>
        <w:tc>
          <w:tcPr>
            <w:tcW w:w="8641" w:type="dxa"/>
          </w:tcPr>
          <w:p w14:paraId="5119D43E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Не авторизован</w:t>
            </w:r>
          </w:p>
        </w:tc>
      </w:tr>
      <w:tr w:rsidR="004001A2" w:rsidRPr="00B14034" w14:paraId="03ACEB10" w14:textId="77777777" w:rsidTr="0086061F">
        <w:tc>
          <w:tcPr>
            <w:tcW w:w="704" w:type="dxa"/>
          </w:tcPr>
          <w:p w14:paraId="29B32225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500</w:t>
            </w:r>
          </w:p>
        </w:tc>
        <w:tc>
          <w:tcPr>
            <w:tcW w:w="8641" w:type="dxa"/>
          </w:tcPr>
          <w:p w14:paraId="5831A5A7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Ошибка сервера (системные)</w:t>
            </w:r>
          </w:p>
        </w:tc>
      </w:tr>
    </w:tbl>
    <w:p w14:paraId="1BC26DCD" w14:textId="77777777" w:rsidR="004D5E59" w:rsidRPr="00B14034" w:rsidRDefault="004D5E59" w:rsidP="004001A2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14:paraId="2DC1299B" w14:textId="77777777" w:rsidR="00907D38" w:rsidRDefault="00907D38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33C5E9A" w14:textId="77777777" w:rsidR="00907D38" w:rsidRDefault="00907D38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A2C800B" w14:textId="77777777" w:rsidR="00907D38" w:rsidRDefault="00907D38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CFB12AA" w14:textId="4E8B89A6" w:rsidR="004D5E59" w:rsidRPr="00B14034" w:rsidRDefault="004D5E59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Входные параметры заголовка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0"/>
        <w:gridCol w:w="3275"/>
        <w:gridCol w:w="1847"/>
        <w:gridCol w:w="2103"/>
      </w:tblGrid>
      <w:tr w:rsidR="004001A2" w:rsidRPr="00B14034" w14:paraId="0AA5D1DA" w14:textId="77777777" w:rsidTr="0086061F">
        <w:tc>
          <w:tcPr>
            <w:tcW w:w="2179" w:type="dxa"/>
          </w:tcPr>
          <w:p w14:paraId="1707B849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354" w:type="dxa"/>
          </w:tcPr>
          <w:p w14:paraId="1E3588A9" w14:textId="77777777" w:rsidR="004001A2" w:rsidRPr="00B14034" w:rsidRDefault="004001A2" w:rsidP="0041604C">
            <w:pPr>
              <w:spacing w:line="240" w:lineRule="atLeast"/>
              <w:ind w:hanging="135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06" w:type="dxa"/>
          </w:tcPr>
          <w:p w14:paraId="06C88175" w14:textId="77777777" w:rsidR="004001A2" w:rsidRPr="00B14034" w:rsidRDefault="004001A2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06" w:type="dxa"/>
          </w:tcPr>
          <w:p w14:paraId="551B129C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4001A2" w:rsidRPr="00B14034" w14:paraId="204D5B72" w14:textId="77777777" w:rsidTr="0086061F">
        <w:tc>
          <w:tcPr>
            <w:tcW w:w="2179" w:type="dxa"/>
          </w:tcPr>
          <w:p w14:paraId="1670503F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</w:p>
        </w:tc>
        <w:tc>
          <w:tcPr>
            <w:tcW w:w="3354" w:type="dxa"/>
          </w:tcPr>
          <w:p w14:paraId="6DC32F44" w14:textId="77777777" w:rsidR="004001A2" w:rsidRPr="00B14034" w:rsidRDefault="004001A2" w:rsidP="0086061F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 сеанса, или ключ, выданный клиенту при выполнении процедуры аутентификации. (Сервис AUTHORIZATE)</w:t>
            </w:r>
          </w:p>
        </w:tc>
        <w:tc>
          <w:tcPr>
            <w:tcW w:w="1906" w:type="dxa"/>
          </w:tcPr>
          <w:p w14:paraId="73F92E40" w14:textId="77777777" w:rsidR="004001A2" w:rsidRPr="00B14034" w:rsidRDefault="00D8375B" w:rsidP="00907D38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06" w:type="dxa"/>
          </w:tcPr>
          <w:p w14:paraId="3970327B" w14:textId="77777777" w:rsidR="004001A2" w:rsidRPr="00B14034" w:rsidRDefault="004001A2" w:rsidP="0086061F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2B9F82F" w14:textId="77777777" w:rsidR="004001A2" w:rsidRPr="00B14034" w:rsidRDefault="004001A2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372FFC3" w14:textId="77777777" w:rsidR="004D5E59" w:rsidRPr="00B14034" w:rsidRDefault="004D5E59" w:rsidP="004001A2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Входные данные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14:paraId="2DCAA9C4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B14034">
        <w:rPr>
          <w:rFonts w:ascii="Times New Roman" w:hAnsi="Times New Roman" w:cs="Times New Roman"/>
          <w:sz w:val="28"/>
          <w:szCs w:val="28"/>
        </w:rPr>
        <w:t>(отсутствуют)</w:t>
      </w:r>
    </w:p>
    <w:p w14:paraId="52DF9A72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14034">
        <w:rPr>
          <w:rFonts w:ascii="Times New Roman" w:hAnsi="Times New Roman" w:cs="Times New Roman"/>
          <w:b/>
          <w:sz w:val="28"/>
          <w:szCs w:val="28"/>
        </w:rPr>
        <w:t>данные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666"/>
        <w:gridCol w:w="2574"/>
        <w:gridCol w:w="1985"/>
        <w:gridCol w:w="2120"/>
      </w:tblGrid>
      <w:tr w:rsidR="004001A2" w:rsidRPr="00B14034" w14:paraId="71BECDAD" w14:textId="77777777" w:rsidTr="0086061F">
        <w:tc>
          <w:tcPr>
            <w:tcW w:w="2666" w:type="dxa"/>
          </w:tcPr>
          <w:p w14:paraId="6734E3E0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574" w:type="dxa"/>
          </w:tcPr>
          <w:p w14:paraId="7316E7C2" w14:textId="77777777" w:rsidR="004001A2" w:rsidRPr="00B14034" w:rsidRDefault="004001A2" w:rsidP="0041604C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985" w:type="dxa"/>
          </w:tcPr>
          <w:p w14:paraId="50C5E015" w14:textId="77777777" w:rsidR="004001A2" w:rsidRPr="00B14034" w:rsidRDefault="004001A2" w:rsidP="0086061F">
            <w:pPr>
              <w:spacing w:line="240" w:lineRule="atLeast"/>
              <w:ind w:hanging="1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20" w:type="dxa"/>
          </w:tcPr>
          <w:p w14:paraId="523260F7" w14:textId="77777777" w:rsidR="004001A2" w:rsidRPr="00B14034" w:rsidRDefault="004001A2" w:rsidP="0086061F">
            <w:pPr>
              <w:spacing w:line="240" w:lineRule="atLeast"/>
              <w:ind w:hanging="10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4001A2" w:rsidRPr="00B14034" w14:paraId="7A932E54" w14:textId="77777777" w:rsidTr="0086061F">
        <w:tc>
          <w:tcPr>
            <w:tcW w:w="2666" w:type="dxa"/>
          </w:tcPr>
          <w:p w14:paraId="3FE55FE8" w14:textId="77777777" w:rsidR="004001A2" w:rsidRPr="00B14034" w:rsidRDefault="004001A2" w:rsidP="004001A2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RESPONSE</w:t>
            </w:r>
          </w:p>
        </w:tc>
        <w:tc>
          <w:tcPr>
            <w:tcW w:w="2574" w:type="dxa"/>
          </w:tcPr>
          <w:p w14:paraId="5D9D1D13" w14:textId="77777777" w:rsidR="004001A2" w:rsidRPr="00B14034" w:rsidRDefault="004001A2" w:rsidP="0086061F">
            <w:pPr>
              <w:spacing w:line="240" w:lineRule="atLeast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Информационное сообщение</w:t>
            </w:r>
          </w:p>
        </w:tc>
        <w:tc>
          <w:tcPr>
            <w:tcW w:w="1985" w:type="dxa"/>
          </w:tcPr>
          <w:p w14:paraId="6F713AEA" w14:textId="77777777" w:rsidR="004001A2" w:rsidRPr="00B14034" w:rsidRDefault="00D8375B" w:rsidP="00907D38">
            <w:pPr>
              <w:spacing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23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20" w:type="dxa"/>
            <w:vAlign w:val="center"/>
          </w:tcPr>
          <w:p w14:paraId="65EE1B1E" w14:textId="77777777" w:rsidR="004001A2" w:rsidRPr="00B14034" w:rsidRDefault="004001A2" w:rsidP="0086061F">
            <w:pPr>
              <w:jc w:val="center"/>
              <w:rPr>
                <w:rFonts w:ascii="Times New Roman" w:hAnsi="Times New Roman" w:cs="Times New Roman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7B6543F3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ECAFCB" w14:textId="77777777" w:rsidR="004D5E59" w:rsidRPr="00B14034" w:rsidRDefault="004D5E59" w:rsidP="00AD4B63">
      <w:pPr>
        <w:spacing w:line="240" w:lineRule="atLeast"/>
        <w:ind w:firstLine="709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вызова: </w:t>
      </w:r>
    </w:p>
    <w:p w14:paraId="7120FBF3" w14:textId="07DBCD1B" w:rsidR="004D5E59" w:rsidRPr="00B14034" w:rsidRDefault="00D068E4" w:rsidP="00AD4B63">
      <w:pPr>
        <w:spacing w:line="240" w:lineRule="atLeast"/>
        <w:ind w:firstLine="709"/>
        <w:rPr>
          <w:rFonts w:ascii="Times New Roman" w:hAnsi="Times New Roman" w:cs="Times New Roman"/>
          <w:b/>
          <w:i/>
          <w:sz w:val="20"/>
          <w:szCs w:val="20"/>
          <w:u w:val="single"/>
          <w:shd w:val="clear" w:color="auto" w:fill="FAFAFA"/>
        </w:rPr>
      </w:pPr>
      <w:r>
        <w:fldChar w:fldCharType="begin"/>
      </w:r>
      <w:r>
        <w:instrText xml:space="preserve"> HYPERLINK "http://host:8080/core/auth/logout" </w:instrText>
      </w:r>
      <w:r>
        <w:fldChar w:fldCharType="separate"/>
      </w:r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  <w:lang w:val="en-US"/>
        </w:rPr>
        <w:t>http</w:t>
      </w:r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t>://</w:t>
      </w:r>
      <w:proofErr w:type="spellStart"/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t>host</w:t>
      </w:r>
      <w:proofErr w:type="spellEnd"/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t>:</w:t>
      </w:r>
      <w:ins w:id="1165" w:author="Бумай Елена Юрьевна [2]" w:date="2026-05-20T13:01:00Z">
        <w:r w:rsidR="005135DA" w:rsidRPr="005135DA">
          <w:t xml:space="preserve"> </w:t>
        </w:r>
        <w:r w:rsidR="005135DA" w:rsidRPr="005135DA">
          <w:rPr>
            <w:rStyle w:val="af"/>
            <w:rFonts w:ascii="Times New Roman" w:hAnsi="Times New Roman" w:cs="Times New Roman"/>
            <w:b/>
            <w:i/>
            <w:color w:val="auto"/>
            <w:sz w:val="20"/>
            <w:szCs w:val="20"/>
            <w:shd w:val="clear" w:color="auto" w:fill="FAFAFA"/>
          </w:rPr>
          <w:t>10116</w:t>
        </w:r>
      </w:ins>
      <w:del w:id="1166" w:author="Бумай Елена Юрьевна [2]" w:date="2026-05-20T13:01:00Z">
        <w:r w:rsidR="004D5E59" w:rsidRPr="00B14034" w:rsidDel="005135DA">
          <w:rPr>
            <w:rStyle w:val="af"/>
            <w:rFonts w:ascii="Times New Roman" w:hAnsi="Times New Roman" w:cs="Times New Roman"/>
            <w:b/>
            <w:i/>
            <w:color w:val="auto"/>
            <w:sz w:val="20"/>
            <w:szCs w:val="20"/>
            <w:shd w:val="clear" w:color="auto" w:fill="FAFAFA"/>
          </w:rPr>
          <w:delText>8080</w:delText>
        </w:r>
      </w:del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t>/</w:t>
      </w:r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  <w:lang w:val="en-US"/>
        </w:rPr>
        <w:t>core</w:t>
      </w:r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t>/</w:t>
      </w:r>
      <w:proofErr w:type="spellStart"/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  <w:lang w:val="en-US"/>
        </w:rPr>
        <w:t>auth</w:t>
      </w:r>
      <w:proofErr w:type="spellEnd"/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</w:rPr>
        <w:t>/</w:t>
      </w:r>
      <w:r w:rsidR="004D5E59" w:rsidRPr="00B14034"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  <w:lang w:val="en-US"/>
        </w:rPr>
        <w:t>logout</w:t>
      </w:r>
      <w:r>
        <w:rPr>
          <w:rStyle w:val="af"/>
          <w:rFonts w:ascii="Times New Roman" w:hAnsi="Times New Roman" w:cs="Times New Roman"/>
          <w:b/>
          <w:i/>
          <w:color w:val="auto"/>
          <w:sz w:val="20"/>
          <w:szCs w:val="20"/>
          <w:shd w:val="clear" w:color="auto" w:fill="FAFAFA"/>
          <w:lang w:val="en-US"/>
        </w:rPr>
        <w:fldChar w:fldCharType="end"/>
      </w:r>
    </w:p>
    <w:p w14:paraId="196E873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HEAD: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59"/>
        <w:gridCol w:w="3230"/>
        <w:gridCol w:w="1853"/>
        <w:gridCol w:w="2103"/>
      </w:tblGrid>
      <w:tr w:rsidR="004001A2" w:rsidRPr="00B14034" w14:paraId="33397213" w14:textId="77777777" w:rsidTr="00D8375B">
        <w:tc>
          <w:tcPr>
            <w:tcW w:w="2159" w:type="dxa"/>
          </w:tcPr>
          <w:p w14:paraId="404574FC" w14:textId="77777777" w:rsidR="004001A2" w:rsidRPr="00B14034" w:rsidRDefault="004001A2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230" w:type="dxa"/>
          </w:tcPr>
          <w:p w14:paraId="43A5CFFF" w14:textId="77777777" w:rsidR="004001A2" w:rsidRPr="00B14034" w:rsidRDefault="004001A2" w:rsidP="0086061F">
            <w:pPr>
              <w:spacing w:line="240" w:lineRule="atLeast"/>
              <w:ind w:hanging="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1853" w:type="dxa"/>
          </w:tcPr>
          <w:p w14:paraId="4B294B6B" w14:textId="77777777" w:rsidR="004001A2" w:rsidRPr="00B14034" w:rsidRDefault="004001A2" w:rsidP="0086061F">
            <w:pPr>
              <w:spacing w:line="240" w:lineRule="atLeast"/>
              <w:ind w:hanging="1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03" w:type="dxa"/>
          </w:tcPr>
          <w:p w14:paraId="0A3F234A" w14:textId="77777777" w:rsidR="004001A2" w:rsidRPr="00B14034" w:rsidRDefault="004001A2" w:rsidP="0086061F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</w:tr>
      <w:tr w:rsidR="00D8375B" w:rsidRPr="00B14034" w14:paraId="1BA2F644" w14:textId="77777777" w:rsidTr="00D8375B">
        <w:tc>
          <w:tcPr>
            <w:tcW w:w="2159" w:type="dxa"/>
          </w:tcPr>
          <w:p w14:paraId="3DDA127A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ResponseTime</w:t>
            </w:r>
            <w:proofErr w:type="spellEnd"/>
            <w:r w:rsidRPr="00B140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30" w:type="dxa"/>
          </w:tcPr>
          <w:p w14:paraId="7203A869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1853" w:type="dxa"/>
          </w:tcPr>
          <w:p w14:paraId="1160B909" w14:textId="77777777" w:rsidR="00D8375B" w:rsidRDefault="00D8375B" w:rsidP="00D8375B">
            <w:r w:rsidRPr="008B75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46A74F88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4AB8C051" w14:textId="77777777" w:rsidTr="00D8375B">
        <w:tc>
          <w:tcPr>
            <w:tcW w:w="2159" w:type="dxa"/>
          </w:tcPr>
          <w:p w14:paraId="55CE4AB8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X-Version</w:t>
            </w:r>
            <w:r w:rsidRPr="00B1403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230" w:type="dxa"/>
          </w:tcPr>
          <w:p w14:paraId="661561A3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  <w:tc>
          <w:tcPr>
            <w:tcW w:w="1853" w:type="dxa"/>
          </w:tcPr>
          <w:p w14:paraId="5D4FA086" w14:textId="77777777" w:rsidR="00D8375B" w:rsidRDefault="00D8375B" w:rsidP="00D8375B">
            <w:r w:rsidRPr="008B75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52CE2D9D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8375B" w:rsidRPr="00B14034" w14:paraId="3B80C327" w14:textId="77777777" w:rsidTr="00D8375B">
        <w:tc>
          <w:tcPr>
            <w:tcW w:w="2159" w:type="dxa"/>
          </w:tcPr>
          <w:p w14:paraId="2CB6CCED" w14:textId="77777777" w:rsidR="00D8375B" w:rsidRPr="00B14034" w:rsidRDefault="00D8375B" w:rsidP="0069280E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X-Content-Length</w:t>
            </w:r>
          </w:p>
        </w:tc>
        <w:tc>
          <w:tcPr>
            <w:tcW w:w="3230" w:type="dxa"/>
          </w:tcPr>
          <w:p w14:paraId="7BE07058" w14:textId="77777777" w:rsidR="00D8375B" w:rsidRPr="00B14034" w:rsidRDefault="00D8375B" w:rsidP="00D8375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 xml:space="preserve">Дублирует служебное поле 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14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Length</w:t>
            </w:r>
          </w:p>
        </w:tc>
        <w:tc>
          <w:tcPr>
            <w:tcW w:w="1853" w:type="dxa"/>
          </w:tcPr>
          <w:p w14:paraId="6C42CE69" w14:textId="77777777" w:rsidR="00D8375B" w:rsidRDefault="00D8375B" w:rsidP="00D8375B">
            <w:r w:rsidRPr="008B75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103" w:type="dxa"/>
          </w:tcPr>
          <w:p w14:paraId="59F58874" w14:textId="77777777" w:rsidR="00D8375B" w:rsidRPr="00B14034" w:rsidRDefault="00D8375B" w:rsidP="00D8375B">
            <w:pPr>
              <w:spacing w:line="240" w:lineRule="atLeast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1403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5CB700E" w14:textId="77777777" w:rsidR="004001A2" w:rsidRPr="00B14034" w:rsidRDefault="004001A2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896AE76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00B050"/>
          <w:sz w:val="28"/>
          <w:szCs w:val="28"/>
        </w:rPr>
        <w:t>(успех)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47AFDBDA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4092251E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Response</w:t>
      </w:r>
      <w:r w:rsidRPr="00B14034">
        <w:rPr>
          <w:rFonts w:ascii="Times New Roman" w:hAnsi="Times New Roman" w:cs="Times New Roman"/>
          <w:i/>
          <w:sz w:val="20"/>
          <w:szCs w:val="20"/>
        </w:rPr>
        <w:t>": "Всего доброго!"</w:t>
      </w:r>
    </w:p>
    <w:p w14:paraId="41A6D175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p w14:paraId="37BE3C03" w14:textId="77777777" w:rsidR="004D5E59" w:rsidRPr="00B14034" w:rsidRDefault="004D5E59" w:rsidP="00AD4B63">
      <w:pPr>
        <w:spacing w:line="240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14034">
        <w:rPr>
          <w:rFonts w:ascii="Times New Roman" w:hAnsi="Times New Roman" w:cs="Times New Roman"/>
          <w:b/>
          <w:sz w:val="28"/>
          <w:szCs w:val="28"/>
        </w:rPr>
        <w:t xml:space="preserve">Пример ответа </w:t>
      </w:r>
      <w:r w:rsidRPr="00B14034">
        <w:rPr>
          <w:rFonts w:ascii="Times New Roman" w:hAnsi="Times New Roman" w:cs="Times New Roman"/>
          <w:b/>
          <w:sz w:val="28"/>
          <w:szCs w:val="28"/>
          <w:lang w:val="en-US"/>
        </w:rPr>
        <w:t>BODY</w:t>
      </w:r>
      <w:r w:rsidRPr="00B140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4034">
        <w:rPr>
          <w:rFonts w:ascii="Times New Roman" w:hAnsi="Times New Roman" w:cs="Times New Roman"/>
          <w:b/>
          <w:color w:val="FF0000"/>
          <w:sz w:val="28"/>
          <w:szCs w:val="28"/>
        </w:rPr>
        <w:t>(неудача)</w:t>
      </w:r>
      <w:r w:rsidRPr="00B14034">
        <w:rPr>
          <w:rFonts w:ascii="Times New Roman" w:hAnsi="Times New Roman" w:cs="Times New Roman"/>
          <w:b/>
          <w:sz w:val="28"/>
          <w:szCs w:val="28"/>
        </w:rPr>
        <w:t>:</w:t>
      </w:r>
    </w:p>
    <w:p w14:paraId="18111602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</w:p>
    <w:p w14:paraId="6286192D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{</w:t>
      </w:r>
    </w:p>
    <w:p w14:paraId="4D80B401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code</w:t>
      </w:r>
      <w:r w:rsidRPr="00B14034">
        <w:rPr>
          <w:rFonts w:ascii="Times New Roman" w:hAnsi="Times New Roman" w:cs="Times New Roman"/>
          <w:i/>
          <w:sz w:val="20"/>
          <w:szCs w:val="20"/>
        </w:rPr>
        <w:t>": "0",</w:t>
      </w:r>
    </w:p>
    <w:p w14:paraId="5D867057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lastRenderedPageBreak/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r w:rsidRPr="00B14034">
        <w:rPr>
          <w:rFonts w:ascii="Times New Roman" w:hAnsi="Times New Roman" w:cs="Times New Roman"/>
          <w:i/>
          <w:sz w:val="20"/>
          <w:szCs w:val="20"/>
        </w:rPr>
        <w:t>": [],</w:t>
      </w:r>
    </w:p>
    <w:p w14:paraId="09909B9E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message</w:t>
      </w:r>
      <w:r w:rsidRPr="00B14034">
        <w:rPr>
          <w:rFonts w:ascii="Times New Roman" w:hAnsi="Times New Roman" w:cs="Times New Roman"/>
          <w:i/>
          <w:sz w:val="20"/>
          <w:szCs w:val="20"/>
        </w:rPr>
        <w:t>": "Отсутствуют требуемые параметры в заголовке запроса! (Система)",</w:t>
      </w:r>
    </w:p>
    <w:p w14:paraId="0BAE9FFE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 xml:space="preserve">    "</w:t>
      </w:r>
      <w:r w:rsidRPr="00B14034">
        <w:rPr>
          <w:rFonts w:ascii="Times New Roman" w:hAnsi="Times New Roman" w:cs="Times New Roman"/>
          <w:i/>
          <w:sz w:val="20"/>
          <w:szCs w:val="20"/>
          <w:lang w:val="en-US"/>
        </w:rPr>
        <w:t>tag</w:t>
      </w:r>
      <w:r w:rsidRPr="00B14034">
        <w:rPr>
          <w:rFonts w:ascii="Times New Roman" w:hAnsi="Times New Roman" w:cs="Times New Roman"/>
          <w:i/>
          <w:sz w:val="20"/>
          <w:szCs w:val="20"/>
        </w:rPr>
        <w:t>": "Отсутствуют требуемые параметры в заголовке запроса! (Система)"</w:t>
      </w:r>
    </w:p>
    <w:p w14:paraId="453C9177" w14:textId="77777777" w:rsidR="004D5E59" w:rsidRPr="00B14034" w:rsidRDefault="004D5E59" w:rsidP="00911D8F">
      <w:pPr>
        <w:spacing w:after="0"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B14034">
        <w:rPr>
          <w:rFonts w:ascii="Times New Roman" w:hAnsi="Times New Roman" w:cs="Times New Roman"/>
          <w:i/>
          <w:sz w:val="20"/>
          <w:szCs w:val="20"/>
        </w:rPr>
        <w:t>}</w:t>
      </w:r>
    </w:p>
    <w:bookmarkEnd w:id="0"/>
    <w:p w14:paraId="3FA552EE" w14:textId="77777777" w:rsidR="00911D8F" w:rsidRPr="00B14034" w:rsidRDefault="00911D8F">
      <w:pPr>
        <w:spacing w:line="259" w:lineRule="auto"/>
        <w:rPr>
          <w:rFonts w:ascii="Times New Roman" w:hAnsi="Times New Roman" w:cs="Times New Roman"/>
          <w:i/>
          <w:sz w:val="20"/>
          <w:szCs w:val="20"/>
        </w:rPr>
      </w:pPr>
    </w:p>
    <w:sectPr w:rsidR="00911D8F" w:rsidRPr="00B14034">
      <w:footerReference w:type="default" r:id="rId11"/>
      <w:pgSz w:w="11906" w:h="16838"/>
      <w:pgMar w:top="851" w:right="850" w:bottom="28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53" w:author="Надежда" w:date="2024-06-26T23:28:00Z" w:initials="Н">
    <w:p w14:paraId="476A774D" w14:textId="77777777" w:rsidR="00BE166D" w:rsidRDefault="00BE166D" w:rsidP="00885ECF">
      <w:pPr>
        <w:pStyle w:val="af4"/>
      </w:pPr>
      <w:r>
        <w:rPr>
          <w:rStyle w:val="af3"/>
        </w:rPr>
        <w:annotationRef/>
      </w:r>
      <w:r>
        <w:t>Может отсутствовать у иностранных граждан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6A774D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CC7C24" w14:textId="77777777" w:rsidR="00072DD8" w:rsidRDefault="00072DD8" w:rsidP="00B5355B">
      <w:pPr>
        <w:spacing w:after="0" w:line="240" w:lineRule="auto"/>
      </w:pPr>
      <w:r>
        <w:separator/>
      </w:r>
    </w:p>
  </w:endnote>
  <w:endnote w:type="continuationSeparator" w:id="0">
    <w:p w14:paraId="5CB233E5" w14:textId="77777777" w:rsidR="00072DD8" w:rsidRDefault="00072DD8" w:rsidP="00B53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0198428"/>
      <w:docPartObj>
        <w:docPartGallery w:val="Page Numbers (Bottom of Page)"/>
        <w:docPartUnique/>
      </w:docPartObj>
    </w:sdtPr>
    <w:sdtEndPr/>
    <w:sdtContent>
      <w:p w14:paraId="17F9CF59" w14:textId="5D45C005" w:rsidR="00D068E4" w:rsidRDefault="00D068E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57BB">
          <w:rPr>
            <w:noProof/>
          </w:rPr>
          <w:t>28</w:t>
        </w:r>
        <w:r>
          <w:fldChar w:fldCharType="end"/>
        </w:r>
      </w:p>
    </w:sdtContent>
  </w:sdt>
  <w:p w14:paraId="65944832" w14:textId="77777777" w:rsidR="00D068E4" w:rsidRDefault="00D068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BC43D" w14:textId="77777777" w:rsidR="00072DD8" w:rsidRDefault="00072DD8" w:rsidP="00B5355B">
      <w:pPr>
        <w:spacing w:after="0" w:line="240" w:lineRule="auto"/>
      </w:pPr>
      <w:r>
        <w:separator/>
      </w:r>
    </w:p>
  </w:footnote>
  <w:footnote w:type="continuationSeparator" w:id="0">
    <w:p w14:paraId="781B8A9D" w14:textId="77777777" w:rsidR="00072DD8" w:rsidRDefault="00072DD8" w:rsidP="00B53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04E55"/>
    <w:multiLevelType w:val="hybridMultilevel"/>
    <w:tmpl w:val="C4FCA230"/>
    <w:lvl w:ilvl="0" w:tplc="321A8348">
      <w:start w:val="4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3803D65"/>
    <w:multiLevelType w:val="hybridMultilevel"/>
    <w:tmpl w:val="BED81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B7853"/>
    <w:multiLevelType w:val="hybridMultilevel"/>
    <w:tmpl w:val="78A82F6A"/>
    <w:lvl w:ilvl="0" w:tplc="DD64EB6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Бумай Елена Юрьевна">
    <w15:presenceInfo w15:providerId="AD" w15:userId="S-1-5-21-455890299-2853349873-2630499827-1148"/>
  </w15:person>
  <w15:person w15:author="Бумай Елена Юрьевна [2]">
    <w15:presenceInfo w15:providerId="None" w15:userId="Бумай Елена Юрьевна"/>
  </w15:person>
  <w15:person w15:author="Надежда">
    <w15:presenceInfo w15:providerId="None" w15:userId="Надежд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trackRevision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9ED"/>
    <w:rsid w:val="000410DF"/>
    <w:rsid w:val="00043F10"/>
    <w:rsid w:val="0004765A"/>
    <w:rsid w:val="00072DD8"/>
    <w:rsid w:val="000B342A"/>
    <w:rsid w:val="000D47B4"/>
    <w:rsid w:val="000F6324"/>
    <w:rsid w:val="00103467"/>
    <w:rsid w:val="001070FE"/>
    <w:rsid w:val="001261FB"/>
    <w:rsid w:val="00131C6C"/>
    <w:rsid w:val="00132C75"/>
    <w:rsid w:val="00150DB4"/>
    <w:rsid w:val="00181202"/>
    <w:rsid w:val="001970B3"/>
    <w:rsid w:val="001C42DE"/>
    <w:rsid w:val="001F34B7"/>
    <w:rsid w:val="00202B43"/>
    <w:rsid w:val="002170AF"/>
    <w:rsid w:val="002335BC"/>
    <w:rsid w:val="00242EAB"/>
    <w:rsid w:val="00245CA1"/>
    <w:rsid w:val="00281C8C"/>
    <w:rsid w:val="002864AD"/>
    <w:rsid w:val="0029490D"/>
    <w:rsid w:val="002A79C7"/>
    <w:rsid w:val="002B0BD7"/>
    <w:rsid w:val="002B1EE3"/>
    <w:rsid w:val="002D03ED"/>
    <w:rsid w:val="00390488"/>
    <w:rsid w:val="003C42A6"/>
    <w:rsid w:val="003D4B45"/>
    <w:rsid w:val="003F0CEF"/>
    <w:rsid w:val="004001A2"/>
    <w:rsid w:val="0041604C"/>
    <w:rsid w:val="0043002B"/>
    <w:rsid w:val="0045173C"/>
    <w:rsid w:val="0046558E"/>
    <w:rsid w:val="004A1EE0"/>
    <w:rsid w:val="004C71D3"/>
    <w:rsid w:val="004D5E59"/>
    <w:rsid w:val="004E47A3"/>
    <w:rsid w:val="004F6699"/>
    <w:rsid w:val="00507311"/>
    <w:rsid w:val="005135DA"/>
    <w:rsid w:val="00524A69"/>
    <w:rsid w:val="0054172B"/>
    <w:rsid w:val="00585D03"/>
    <w:rsid w:val="005B1D63"/>
    <w:rsid w:val="005E7AFB"/>
    <w:rsid w:val="00625D88"/>
    <w:rsid w:val="00630C76"/>
    <w:rsid w:val="006337BE"/>
    <w:rsid w:val="00643E15"/>
    <w:rsid w:val="0069280E"/>
    <w:rsid w:val="006940CB"/>
    <w:rsid w:val="006A4783"/>
    <w:rsid w:val="006C2015"/>
    <w:rsid w:val="006C2135"/>
    <w:rsid w:val="00715194"/>
    <w:rsid w:val="00750776"/>
    <w:rsid w:val="00761CE9"/>
    <w:rsid w:val="00770110"/>
    <w:rsid w:val="007706A0"/>
    <w:rsid w:val="0077543A"/>
    <w:rsid w:val="007759EE"/>
    <w:rsid w:val="00776CCB"/>
    <w:rsid w:val="007A0861"/>
    <w:rsid w:val="007B36D2"/>
    <w:rsid w:val="007C16A5"/>
    <w:rsid w:val="007E221C"/>
    <w:rsid w:val="007E5516"/>
    <w:rsid w:val="007F525D"/>
    <w:rsid w:val="00802C0F"/>
    <w:rsid w:val="00843266"/>
    <w:rsid w:val="0086061F"/>
    <w:rsid w:val="00885ECF"/>
    <w:rsid w:val="008A4046"/>
    <w:rsid w:val="008A582D"/>
    <w:rsid w:val="008B41CD"/>
    <w:rsid w:val="008B504B"/>
    <w:rsid w:val="008B6767"/>
    <w:rsid w:val="008B711C"/>
    <w:rsid w:val="00907D38"/>
    <w:rsid w:val="00910F06"/>
    <w:rsid w:val="00911D8F"/>
    <w:rsid w:val="00922E5B"/>
    <w:rsid w:val="009251B8"/>
    <w:rsid w:val="00935C63"/>
    <w:rsid w:val="009A4ED3"/>
    <w:rsid w:val="009B3691"/>
    <w:rsid w:val="009D1FB4"/>
    <w:rsid w:val="009D2720"/>
    <w:rsid w:val="009D651A"/>
    <w:rsid w:val="00A03F94"/>
    <w:rsid w:val="00A119ED"/>
    <w:rsid w:val="00A17133"/>
    <w:rsid w:val="00A25AF5"/>
    <w:rsid w:val="00A25DF1"/>
    <w:rsid w:val="00A354E6"/>
    <w:rsid w:val="00A567F5"/>
    <w:rsid w:val="00A63538"/>
    <w:rsid w:val="00A635AA"/>
    <w:rsid w:val="00AA5216"/>
    <w:rsid w:val="00AB1435"/>
    <w:rsid w:val="00AC2E92"/>
    <w:rsid w:val="00AC3D14"/>
    <w:rsid w:val="00AD2F34"/>
    <w:rsid w:val="00AD4352"/>
    <w:rsid w:val="00AD4B63"/>
    <w:rsid w:val="00B137CA"/>
    <w:rsid w:val="00B14034"/>
    <w:rsid w:val="00B2489C"/>
    <w:rsid w:val="00B5355B"/>
    <w:rsid w:val="00B54FC1"/>
    <w:rsid w:val="00B6241D"/>
    <w:rsid w:val="00B70588"/>
    <w:rsid w:val="00B9252C"/>
    <w:rsid w:val="00BB7314"/>
    <w:rsid w:val="00BC2FC7"/>
    <w:rsid w:val="00BC31A7"/>
    <w:rsid w:val="00BD5C28"/>
    <w:rsid w:val="00BE166D"/>
    <w:rsid w:val="00BF22C3"/>
    <w:rsid w:val="00C027EB"/>
    <w:rsid w:val="00C02CEF"/>
    <w:rsid w:val="00C10B34"/>
    <w:rsid w:val="00C13BD2"/>
    <w:rsid w:val="00C27860"/>
    <w:rsid w:val="00C44EB5"/>
    <w:rsid w:val="00C51111"/>
    <w:rsid w:val="00C52FEC"/>
    <w:rsid w:val="00C54777"/>
    <w:rsid w:val="00C757BB"/>
    <w:rsid w:val="00C80D58"/>
    <w:rsid w:val="00CA3FBB"/>
    <w:rsid w:val="00CB21F5"/>
    <w:rsid w:val="00CC61F5"/>
    <w:rsid w:val="00CD4E6E"/>
    <w:rsid w:val="00D00592"/>
    <w:rsid w:val="00D03495"/>
    <w:rsid w:val="00D068E4"/>
    <w:rsid w:val="00D1524B"/>
    <w:rsid w:val="00D176ED"/>
    <w:rsid w:val="00D212B1"/>
    <w:rsid w:val="00D22309"/>
    <w:rsid w:val="00D37E0C"/>
    <w:rsid w:val="00D8375B"/>
    <w:rsid w:val="00DA17D5"/>
    <w:rsid w:val="00DB34FE"/>
    <w:rsid w:val="00DD3E02"/>
    <w:rsid w:val="00DE14CD"/>
    <w:rsid w:val="00DE4A5B"/>
    <w:rsid w:val="00DF3474"/>
    <w:rsid w:val="00E03569"/>
    <w:rsid w:val="00E07B87"/>
    <w:rsid w:val="00E127A5"/>
    <w:rsid w:val="00E17B7C"/>
    <w:rsid w:val="00E30888"/>
    <w:rsid w:val="00E40981"/>
    <w:rsid w:val="00E40F2E"/>
    <w:rsid w:val="00E42875"/>
    <w:rsid w:val="00E45961"/>
    <w:rsid w:val="00E46C15"/>
    <w:rsid w:val="00E50AAE"/>
    <w:rsid w:val="00E640CB"/>
    <w:rsid w:val="00E64F94"/>
    <w:rsid w:val="00E81D80"/>
    <w:rsid w:val="00E910FA"/>
    <w:rsid w:val="00E97ED7"/>
    <w:rsid w:val="00EB3F01"/>
    <w:rsid w:val="00EC227F"/>
    <w:rsid w:val="00ED60F8"/>
    <w:rsid w:val="00EF46A9"/>
    <w:rsid w:val="00EF4F6C"/>
    <w:rsid w:val="00F11E81"/>
    <w:rsid w:val="00F31FF6"/>
    <w:rsid w:val="00F4517A"/>
    <w:rsid w:val="00F9558D"/>
    <w:rsid w:val="00F96F17"/>
    <w:rsid w:val="00FC173B"/>
    <w:rsid w:val="00FC4B18"/>
    <w:rsid w:val="00FD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527E"/>
  <w15:chartTrackingRefBased/>
  <w15:docId w15:val="{6755028B-1A56-488C-9A85-62459E96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E59"/>
    <w:pPr>
      <w:spacing w:line="252" w:lineRule="auto"/>
    </w:pPr>
  </w:style>
  <w:style w:type="paragraph" w:styleId="1">
    <w:name w:val="heading 1"/>
    <w:basedOn w:val="a"/>
    <w:link w:val="10"/>
    <w:uiPriority w:val="9"/>
    <w:qFormat/>
    <w:rsid w:val="004D5E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5E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E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E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E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E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E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E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E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E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5E5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5E59"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D5E59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D5E59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D5E59"/>
    <w:rPr>
      <w:rFonts w:asciiTheme="majorHAnsi" w:eastAsiaTheme="majorEastAsia" w:hAnsiTheme="majorHAnsi" w:cstheme="majorBidi"/>
      <w:color w:val="1F4E79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D5E59"/>
    <w:rPr>
      <w:rFonts w:asciiTheme="majorHAnsi" w:eastAsiaTheme="majorEastAsia" w:hAnsiTheme="majorHAnsi" w:cstheme="majorBidi"/>
      <w:i/>
      <w:iCs/>
      <w:color w:val="1F4E79" w:themeColor="accent1" w:themeShade="8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D5E59"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D5E5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rsid w:val="004D5E59"/>
    <w:rPr>
      <w:rFonts w:eastAsiaTheme="minorEastAsia"/>
      <w:lang w:eastAsia="ru-RU"/>
    </w:rPr>
  </w:style>
  <w:style w:type="paragraph" w:styleId="a4">
    <w:name w:val="header"/>
    <w:basedOn w:val="a"/>
    <w:link w:val="a3"/>
    <w:uiPriority w:val="99"/>
    <w:unhideWhenUsed/>
    <w:rsid w:val="004D5E59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rsid w:val="004D5E59"/>
    <w:rPr>
      <w:rFonts w:eastAsiaTheme="minorEastAsia"/>
      <w:lang w:eastAsia="ru-RU"/>
    </w:rPr>
  </w:style>
  <w:style w:type="paragraph" w:styleId="a6">
    <w:name w:val="footer"/>
    <w:basedOn w:val="a"/>
    <w:link w:val="a5"/>
    <w:uiPriority w:val="99"/>
    <w:unhideWhenUsed/>
    <w:rsid w:val="004D5E59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paragraph" w:styleId="a7">
    <w:name w:val="Title"/>
    <w:basedOn w:val="a"/>
    <w:next w:val="a"/>
    <w:link w:val="11"/>
    <w:uiPriority w:val="10"/>
    <w:qFormat/>
    <w:rsid w:val="004D5E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character" w:customStyle="1" w:styleId="11">
    <w:name w:val="Заголовок Знак1"/>
    <w:basedOn w:val="a0"/>
    <w:link w:val="a7"/>
    <w:uiPriority w:val="10"/>
    <w:rsid w:val="004D5E59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character" w:customStyle="1" w:styleId="a8">
    <w:name w:val="Заголовок Знак"/>
    <w:basedOn w:val="a0"/>
    <w:link w:val="12"/>
    <w:uiPriority w:val="10"/>
    <w:rsid w:val="004D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2">
    <w:name w:val="Заголовок1"/>
    <w:basedOn w:val="a"/>
    <w:link w:val="a8"/>
    <w:uiPriority w:val="10"/>
    <w:rsid w:val="004D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link w:val="aa"/>
    <w:uiPriority w:val="11"/>
    <w:rsid w:val="004D5E59"/>
    <w:rPr>
      <w:rFonts w:eastAsiaTheme="minorEastAsia"/>
      <w:color w:val="5A5A5A" w:themeColor="text1" w:themeTint="A5"/>
      <w:spacing w:val="15"/>
      <w:lang w:eastAsia="ru-RU"/>
    </w:rPr>
  </w:style>
  <w:style w:type="paragraph" w:styleId="aa">
    <w:name w:val="Subtitle"/>
    <w:basedOn w:val="a"/>
    <w:next w:val="a"/>
    <w:link w:val="a9"/>
    <w:uiPriority w:val="11"/>
    <w:qFormat/>
    <w:rsid w:val="004D5E59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1">
    <w:name w:val="Цитата 2 Знак"/>
    <w:basedOn w:val="a0"/>
    <w:link w:val="22"/>
    <w:uiPriority w:val="29"/>
    <w:rsid w:val="004D5E59"/>
    <w:rPr>
      <w:rFonts w:eastAsiaTheme="minorEastAsia"/>
      <w:i/>
      <w:iCs/>
      <w:color w:val="404040" w:themeColor="text1" w:themeTint="BF"/>
      <w:lang w:eastAsia="ru-RU"/>
    </w:rPr>
  </w:style>
  <w:style w:type="paragraph" w:styleId="22">
    <w:name w:val="Quote"/>
    <w:basedOn w:val="a"/>
    <w:next w:val="a"/>
    <w:link w:val="21"/>
    <w:uiPriority w:val="29"/>
    <w:qFormat/>
    <w:rsid w:val="004D5E59"/>
    <w:pPr>
      <w:spacing w:before="200"/>
      <w:ind w:left="864" w:right="864"/>
    </w:pPr>
    <w:rPr>
      <w:rFonts w:eastAsiaTheme="minorEastAsia"/>
      <w:i/>
      <w:iCs/>
      <w:color w:val="404040" w:themeColor="text1" w:themeTint="BF"/>
      <w:lang w:eastAsia="ru-RU"/>
    </w:rPr>
  </w:style>
  <w:style w:type="character" w:customStyle="1" w:styleId="ab">
    <w:name w:val="Выделенная цитата Знак"/>
    <w:basedOn w:val="a0"/>
    <w:link w:val="ac"/>
    <w:uiPriority w:val="30"/>
    <w:rsid w:val="004D5E59"/>
    <w:rPr>
      <w:rFonts w:eastAsiaTheme="minorEastAsia"/>
      <w:i/>
      <w:iCs/>
      <w:color w:val="5B9BD5" w:themeColor="accent1"/>
      <w:lang w:eastAsia="ru-RU"/>
    </w:rPr>
  </w:style>
  <w:style w:type="paragraph" w:styleId="ac">
    <w:name w:val="Intense Quote"/>
    <w:basedOn w:val="a"/>
    <w:next w:val="a"/>
    <w:link w:val="ab"/>
    <w:uiPriority w:val="30"/>
    <w:qFormat/>
    <w:rsid w:val="004D5E5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EastAsia"/>
      <w:i/>
      <w:iCs/>
      <w:color w:val="5B9BD5" w:themeColor="accent1"/>
      <w:lang w:eastAsia="ru-RU"/>
    </w:rPr>
  </w:style>
  <w:style w:type="character" w:styleId="ad">
    <w:name w:val="Strong"/>
    <w:basedOn w:val="a0"/>
    <w:uiPriority w:val="22"/>
    <w:qFormat/>
    <w:rsid w:val="004D5E59"/>
    <w:rPr>
      <w:b/>
      <w:bCs/>
    </w:rPr>
  </w:style>
  <w:style w:type="paragraph" w:styleId="ae">
    <w:name w:val="Normal (Web)"/>
    <w:basedOn w:val="a"/>
    <w:uiPriority w:val="99"/>
    <w:semiHidden/>
    <w:unhideWhenUsed/>
    <w:rsid w:val="004D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4D5E59"/>
    <w:rPr>
      <w:color w:val="0000FF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4D5E59"/>
    <w:pPr>
      <w:keepNext/>
      <w:keepLines/>
      <w:spacing w:before="240" w:beforeAutospacing="0" w:after="0" w:afterAutospacing="0" w:line="252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4D5E59"/>
    <w:pPr>
      <w:spacing w:after="100"/>
    </w:pPr>
    <w:rPr>
      <w:rFonts w:eastAsiaTheme="minorEastAsia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D5E59"/>
    <w:pPr>
      <w:spacing w:after="100"/>
      <w:ind w:left="220"/>
    </w:pPr>
    <w:rPr>
      <w:rFonts w:eastAsiaTheme="minorEastAsia"/>
      <w:lang w:eastAsia="ru-RU"/>
    </w:rPr>
  </w:style>
  <w:style w:type="character" w:customStyle="1" w:styleId="msg-body-block">
    <w:name w:val="msg-body-block"/>
    <w:basedOn w:val="a0"/>
    <w:rsid w:val="004D5E59"/>
  </w:style>
  <w:style w:type="table" w:styleId="af1">
    <w:name w:val="Table Grid"/>
    <w:basedOn w:val="a1"/>
    <w:uiPriority w:val="39"/>
    <w:rsid w:val="00922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qFormat/>
    <w:rsid w:val="009D2720"/>
    <w:pPr>
      <w:ind w:left="720"/>
      <w:contextualSpacing/>
    </w:pPr>
  </w:style>
  <w:style w:type="character" w:styleId="af3">
    <w:name w:val="annotation reference"/>
    <w:basedOn w:val="a0"/>
    <w:uiPriority w:val="99"/>
    <w:semiHidden/>
    <w:unhideWhenUsed/>
    <w:rsid w:val="00585D0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85D0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85D03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85D0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85D03"/>
    <w:rPr>
      <w:b/>
      <w:bCs/>
      <w:sz w:val="20"/>
      <w:szCs w:val="20"/>
    </w:rPr>
  </w:style>
  <w:style w:type="paragraph" w:styleId="af8">
    <w:name w:val="Balloon Text"/>
    <w:basedOn w:val="a"/>
    <w:link w:val="af9"/>
    <w:uiPriority w:val="99"/>
    <w:semiHidden/>
    <w:unhideWhenUsed/>
    <w:rsid w:val="00585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585D03"/>
    <w:rPr>
      <w:rFonts w:ascii="Segoe UI" w:hAnsi="Segoe UI" w:cs="Segoe UI"/>
      <w:sz w:val="18"/>
      <w:szCs w:val="18"/>
    </w:rPr>
  </w:style>
  <w:style w:type="table" w:customStyle="1" w:styleId="31">
    <w:name w:val="Сетка таблицы3"/>
    <w:basedOn w:val="a1"/>
    <w:next w:val="af1"/>
    <w:uiPriority w:val="39"/>
    <w:rsid w:val="00E46C1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host+/ecourt/NSIWO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F473D-F6E2-4C26-97A9-7B7A69D86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53</Pages>
  <Words>9560</Words>
  <Characters>54493</Characters>
  <Application>Microsoft Office Word</Application>
  <DocSecurity>0</DocSecurity>
  <Lines>454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Шелег Антон Игоревич</dc:creator>
  <cp:keywords/>
  <dc:description/>
  <cp:lastModifiedBy>Бумай Елена Юрьевна</cp:lastModifiedBy>
  <cp:revision>26</cp:revision>
  <cp:lastPrinted>2026-04-09T09:14:00Z</cp:lastPrinted>
  <dcterms:created xsi:type="dcterms:W3CDTF">2026-01-26T12:42:00Z</dcterms:created>
  <dcterms:modified xsi:type="dcterms:W3CDTF">2026-08-05T08:30:00Z</dcterms:modified>
</cp:coreProperties>
</file>